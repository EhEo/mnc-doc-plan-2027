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2C65" w:rsidRPr="00C718C6" w:rsidRDefault="009F2C65" w:rsidP="009F2C65">
      <w:pPr>
        <w:jc w:val="both"/>
        <w:rPr>
          <w:b/>
          <w:color w:val="1F497D"/>
          <w:sz w:val="2"/>
          <w:lang w:eastAsia="ko-KR"/>
        </w:rPr>
      </w:pPr>
      <w:bookmarkStart w:id="0" w:name="_GoBack"/>
      <w:bookmarkEnd w:id="0"/>
    </w:p>
    <w:p w:rsidR="00152ECC" w:rsidRPr="00C718C6" w:rsidRDefault="00152ECC" w:rsidP="009F2C65">
      <w:pPr>
        <w:jc w:val="both"/>
        <w:rPr>
          <w:b/>
          <w:color w:val="1F497D"/>
          <w:sz w:val="2"/>
          <w:lang w:eastAsia="ko-KR"/>
        </w:rPr>
      </w:pPr>
    </w:p>
    <w:p w:rsidR="00446B26" w:rsidRPr="00C718C6" w:rsidRDefault="00446B26" w:rsidP="009F2C65">
      <w:pPr>
        <w:jc w:val="both"/>
        <w:rPr>
          <w:b/>
          <w:color w:val="1F497D"/>
          <w:sz w:val="2"/>
          <w:lang w:eastAsia="ko-KR"/>
        </w:rPr>
      </w:pPr>
    </w:p>
    <w:p w:rsidR="00152ECC" w:rsidRPr="00BE33DC" w:rsidRDefault="00152ECC" w:rsidP="00152ECC">
      <w:pPr>
        <w:spacing w:line="360" w:lineRule="auto"/>
        <w:jc w:val="center"/>
        <w:rPr>
          <w:rFonts w:eastAsia="Calibri" w:hint="eastAsia"/>
          <w:b/>
          <w:sz w:val="60"/>
          <w:szCs w:val="22"/>
        </w:rPr>
      </w:pPr>
      <w:r w:rsidRPr="00BE33DC">
        <w:rPr>
          <w:rFonts w:eastAsia="Calibri" w:hint="eastAsia"/>
          <w:b/>
          <w:sz w:val="60"/>
          <w:szCs w:val="22"/>
        </w:rPr>
        <w:t>절차 제어</w:t>
      </w:r>
    </w:p>
    <w:p w:rsidR="00152ECC" w:rsidRPr="00884E4F" w:rsidRDefault="00152ECC" w:rsidP="00152ECC">
      <w:pPr>
        <w:spacing w:line="360" w:lineRule="auto"/>
        <w:jc w:val="center"/>
        <w:rPr>
          <w:rFonts w:eastAsia="Calibri" w:hint="eastAsia"/>
          <w:b/>
          <w:sz w:val="96"/>
          <w:szCs w:val="22"/>
        </w:rPr>
      </w:pPr>
      <w:r w:rsidRPr="00BE33DC">
        <w:rPr>
          <w:rFonts w:eastAsia="Calibri" w:hint="eastAsia"/>
          <w:b/>
          <w:sz w:val="60"/>
          <w:szCs w:val="22"/>
        </w:rPr>
        <w:t xml:space="preserve"> 문서</w:t>
      </w:r>
    </w:p>
    <w:p w:rsidR="00446B26" w:rsidRPr="00C718C6" w:rsidRDefault="00FF17EF" w:rsidP="001546FC">
      <w:pPr>
        <w:spacing w:line="360" w:lineRule="auto"/>
        <w:jc w:val="center"/>
        <w:rPr>
          <w:rFonts w:eastAsia="Calibri"/>
          <w:b/>
          <w:color w:val="1F497D"/>
          <w:sz w:val="60"/>
          <w:szCs w:val="22"/>
        </w:rPr>
      </w:pPr>
      <w:r w:rsidRPr="00C718C6">
        <w:rPr>
          <w:rFonts w:eastAsia="Calibri"/>
          <w:b/>
          <w:color w:val="1F497D"/>
          <w:sz w:val="60"/>
          <w:szCs w:val="22"/>
        </w:rPr>
        <w:t>DOCUMENT CONTROL PROC</w:t>
      </w:r>
      <w:r w:rsidR="00FC0CED" w:rsidRPr="00C718C6">
        <w:rPr>
          <w:rFonts w:eastAsia="Calibri"/>
          <w:b/>
          <w:color w:val="1F497D"/>
          <w:sz w:val="60"/>
          <w:szCs w:val="22"/>
        </w:rPr>
        <w:t>EDURE</w:t>
      </w: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AB2B4E" w:rsidRPr="00660721" w:rsidTr="00884E4F">
        <w:trPr>
          <w:trHeight w:val="438"/>
        </w:trPr>
        <w:tc>
          <w:tcPr>
            <w:tcW w:w="2460" w:type="dxa"/>
          </w:tcPr>
          <w:p w:rsidR="00AB2B4E" w:rsidRPr="001C4BB8" w:rsidRDefault="00AB2B4E" w:rsidP="00AB2B4E">
            <w:pPr>
              <w:pStyle w:val="1"/>
              <w:spacing w:line="240" w:lineRule="auto"/>
              <w:ind w:left="0" w:firstLine="0"/>
              <w:jc w:val="center"/>
              <w:rPr>
                <w:rFonts w:ascii="Times New Roman" w:eastAsia="PMingLiU" w:hAnsi="Times New Roman"/>
                <w:lang w:val="vi-VN" w:eastAsia="zh-TW"/>
              </w:rPr>
            </w:pPr>
          </w:p>
          <w:p w:rsidR="00AB2B4E" w:rsidRDefault="00AB2B4E" w:rsidP="00AB2B4E">
            <w:pPr>
              <w:pStyle w:val="1"/>
              <w:spacing w:line="240" w:lineRule="auto"/>
              <w:ind w:left="0" w:firstLine="0"/>
              <w:jc w:val="center"/>
            </w:pPr>
            <w:r w:rsidRPr="00DA3FAE">
              <w:rPr>
                <w:rFonts w:ascii="Times New Roman" w:eastAsia="PMingLiU" w:hAnsi="Times New Roman"/>
                <w:lang w:eastAsia="zh-TW"/>
              </w:rPr>
              <w:t xml:space="preserve">작성 </w:t>
            </w:r>
            <w:r>
              <w:rPr>
                <w:rFonts w:ascii="Times New Roman" w:hAnsi="Times New Roman"/>
                <w:lang w:eastAsia="zh-TW"/>
              </w:rPr>
            </w:r>
            <w:r w:rsidRPr="00DA3FAE">
              <w:rPr>
                <w:rFonts w:ascii="Times New Roman" w:eastAsia="PMingLiU" w:hAnsi="Times New Roman"/>
                <w:lang w:eastAsia="zh-TW"/>
              </w:rPr>
            </w:r>
            <w:r>
              <w:rPr>
                <w:rFonts w:ascii="Times New Roman" w:hAnsi="Times New Roman"/>
                <w:lang w:eastAsia="zh-TW"/>
              </w:rPr>
            </w:r>
            <w:r w:rsidRPr="00DA3FAE">
              <w:rPr>
                <w:rFonts w:ascii="Times New Roman" w:eastAsia="PMingLiU" w:hAnsi="Times New Roman"/>
                <w:lang w:eastAsia="zh-TW"/>
              </w:rPr>
            </w:r>
          </w:p>
        </w:tc>
        <w:tc>
          <w:tcPr>
            <w:tcW w:w="2460" w:type="dxa"/>
          </w:tcPr>
          <w:p w:rsidR="00AB2B4E" w:rsidRDefault="00AB2B4E" w:rsidP="00AB2B4E">
            <w:pPr>
              <w:pStyle w:val="1"/>
              <w:spacing w:line="240" w:lineRule="auto"/>
              <w:ind w:left="0" w:firstLine="0"/>
              <w:jc w:val="center"/>
              <w:rPr>
                <w:rFonts w:ascii="Times New Roman" w:eastAsia="PMingLiU" w:hAnsi="Times New Roman"/>
                <w:lang w:eastAsia="zh-TW"/>
              </w:rPr>
            </w:pPr>
          </w:p>
          <w:p w:rsidR="00AB2B4E" w:rsidRDefault="00AB2B4E" w:rsidP="00AB2B4E">
            <w:pPr>
              <w:pStyle w:val="1"/>
              <w:spacing w:line="240" w:lineRule="auto"/>
              <w:ind w:left="0" w:firstLine="0"/>
              <w:jc w:val="center"/>
            </w:pPr>
            <w:r w:rsidRPr="00DA3FAE">
              <w:rPr>
                <w:rFonts w:ascii="Times New Roman" w:eastAsia="PMingLiU" w:hAnsi="Times New Roman"/>
                <w:lang w:eastAsia="zh-TW"/>
              </w:rPr>
              <w:t>검토</w:t>
            </w:r>
          </w:p>
        </w:tc>
        <w:tc>
          <w:tcPr>
            <w:tcW w:w="2460" w:type="dxa"/>
          </w:tcPr>
          <w:p w:rsidR="00AB2B4E" w:rsidRDefault="00AB2B4E" w:rsidP="00AB2B4E">
            <w:pPr>
              <w:pStyle w:val="1"/>
              <w:spacing w:line="240" w:lineRule="auto"/>
              <w:ind w:left="0" w:firstLine="0"/>
              <w:jc w:val="center"/>
              <w:rPr>
                <w:rFonts w:ascii="Times New Roman" w:eastAsia="PMingLiU" w:hAnsi="Times New Roman"/>
                <w:lang w:eastAsia="zh-TW"/>
              </w:rPr>
            </w:pPr>
          </w:p>
          <w:p w:rsidR="00AB2B4E" w:rsidRDefault="00AB2B4E" w:rsidP="00AB2B4E">
            <w:pPr>
              <w:pStyle w:val="1"/>
              <w:spacing w:line="240" w:lineRule="auto"/>
              <w:ind w:left="0" w:firstLine="0"/>
              <w:jc w:val="center"/>
            </w:pPr>
            <w:r w:rsidRPr="00DA3FAE">
              <w:rPr>
                <w:rFonts w:ascii="Times New Roman" w:eastAsia="PMingLiU" w:hAnsi="Times New Roman"/>
                <w:lang w:eastAsia="zh-TW"/>
              </w:rPr>
              <w:t>승인</w:t>
            </w:r>
            <w:r>
              <w:rPr>
                <w:rFonts w:ascii="Times New Roman" w:hAnsi="Times New Roman"/>
                <w:lang w:eastAsia="zh-TW"/>
              </w:rPr>
            </w:r>
            <w:r w:rsidRPr="00DA3FAE">
              <w:rPr>
                <w:rFonts w:ascii="Times New Roman" w:eastAsia="PMingLiU" w:hAnsi="Times New Roman"/>
                <w:lang w:eastAsia="zh-TW"/>
              </w:rPr>
            </w:r>
          </w:p>
        </w:tc>
      </w:tr>
      <w:tr w:rsidR="00AB2B4E" w:rsidRPr="00660721" w:rsidTr="00C703FC">
        <w:trPr>
          <w:trHeight w:val="1475"/>
        </w:trPr>
        <w:tc>
          <w:tcPr>
            <w:tcW w:w="2460" w:type="dxa"/>
          </w:tcPr>
          <w:p w:rsidR="00AB2B4E" w:rsidRPr="00970D2C" w:rsidRDefault="00AB2B4E" w:rsidP="00970D2C">
            <w:pPr>
              <w:pStyle w:val="1"/>
              <w:spacing w:line="240" w:lineRule="auto"/>
              <w:ind w:left="0" w:firstLine="0"/>
              <w:jc w:val="center"/>
              <w:rPr>
                <w:rFonts w:ascii="Times New Roman" w:eastAsia="PMingLiU" w:hAnsi="Times New Roman"/>
                <w:lang w:val="vi-VN" w:eastAsia="zh-TW"/>
              </w:rPr>
            </w:pPr>
          </w:p>
          <w:p w:rsidR="00AB2B4E" w:rsidRDefault="00212C3D" w:rsidP="00AB2B4E">
            <w:pPr>
              <w:pStyle w:val="1"/>
              <w:spacing w:line="240" w:lineRule="auto"/>
              <w:ind w:left="0" w:firstLine="0"/>
              <w:jc w:val="center"/>
              <w:rPr>
                <w:rFonts w:ascii="Times New Roman" w:eastAsia="PMingLiU" w:hAnsi="Times New Roman"/>
                <w:lang w:eastAsia="zh-TW"/>
              </w:rPr>
            </w:pPr>
            <w:r w:rsidRPr="00915D7E">
              <w:rPr>
                <w:noProof/>
                <w:lang w:eastAsia="ko-KR"/>
              </w:rPr>
              <w:drawing>
                <wp:inline distT="0" distB="0" distL="0" distR="0">
                  <wp:extent cx="914400" cy="514350"/>
                  <wp:effectExtent l="0" t="0" r="0" b="0"/>
                  <wp:docPr id="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l="2539" t="6322" r="2283" b="12852"/>
                          <a:stretch>
                            <a:fillRect/>
                          </a:stretch>
                        </pic:blipFill>
                        <pic:spPr bwMode="auto">
                          <a:xfrm>
                            <a:off x="0" y="0"/>
                            <a:ext cx="914400" cy="514350"/>
                          </a:xfrm>
                          <a:prstGeom prst="rect">
                            <a:avLst/>
                          </a:prstGeom>
                          <a:noFill/>
                          <a:ln>
                            <a:noFill/>
                          </a:ln>
                        </pic:spPr>
                      </pic:pic>
                    </a:graphicData>
                  </a:graphic>
                </wp:inline>
              </w:drawing>
            </w:r>
          </w:p>
          <w:p w:rsidR="00AB2B4E" w:rsidRDefault="00C6261C" w:rsidP="00970D2C">
            <w:pPr>
              <w:pStyle w:val="1"/>
              <w:spacing w:line="240" w:lineRule="auto"/>
              <w:ind w:left="0" w:firstLine="0"/>
              <w:jc w:val="center"/>
            </w:pPr>
            <w:r>
              <w:rPr>
                <w:rFonts w:ascii="Times New Roman" w:eastAsia="PMingLiU" w:hAnsi="Times New Roman"/>
                <w:lang w:eastAsia="zh-TW"/>
              </w:rPr>
              <w:t>N.T.</w:t>
            </w:r>
            <w:r w:rsidR="00970D2C">
              <w:rPr>
                <w:rFonts w:ascii="Times New Roman" w:eastAsia="PMingLiU" w:hAnsi="Times New Roman"/>
                <w:lang w:eastAsia="zh-TW"/>
              </w:rPr>
              <w:t>Trang Nhung</w:t>
            </w:r>
            <w:r w:rsidR="00AB2B4E" w:rsidRPr="00DA3FAE">
              <w:rPr>
                <w:rFonts w:ascii="Times New Roman" w:eastAsia="PMingLiU" w:hAnsi="Times New Roman"/>
                <w:lang w:eastAsia="zh-TW"/>
              </w:rPr>
              <w:t xml:space="preserve"> </w:t>
            </w:r>
          </w:p>
        </w:tc>
        <w:tc>
          <w:tcPr>
            <w:tcW w:w="2460" w:type="dxa"/>
          </w:tcPr>
          <w:p w:rsidR="00AB2B4E" w:rsidRDefault="00212C3D" w:rsidP="00AB2B4E">
            <w:pPr>
              <w:pStyle w:val="1"/>
              <w:spacing w:line="240" w:lineRule="auto"/>
              <w:ind w:left="0" w:firstLine="0"/>
              <w:jc w:val="center"/>
              <w:rPr>
                <w:rFonts w:ascii="Times New Roman" w:eastAsia="PMingLiU" w:hAnsi="Times New Roman"/>
                <w:lang w:eastAsia="zh-TW"/>
              </w:rPr>
            </w:pPr>
            <w:r>
              <w:rPr>
                <w:noProof/>
                <w:lang w:eastAsia="ko-KR"/>
              </w:rPr>
              <w:drawing>
                <wp:anchor distT="0" distB="0" distL="114300" distR="114300" simplePos="0" relativeHeight="251699200" behindDoc="0" locked="0" layoutInCell="1" allowOverlap="1">
                  <wp:simplePos x="0" y="0"/>
                  <wp:positionH relativeFrom="column">
                    <wp:posOffset>207645</wp:posOffset>
                  </wp:positionH>
                  <wp:positionV relativeFrom="paragraph">
                    <wp:posOffset>111125</wp:posOffset>
                  </wp:positionV>
                  <wp:extent cx="1026795" cy="500380"/>
                  <wp:effectExtent l="0" t="0" r="0" b="0"/>
                  <wp:wrapNone/>
                  <wp:docPr id="2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679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B2B4E" w:rsidRDefault="00AB2B4E" w:rsidP="00AB2B4E">
            <w:pPr>
              <w:pStyle w:val="1"/>
              <w:spacing w:line="240" w:lineRule="auto"/>
              <w:ind w:left="0" w:firstLine="0"/>
              <w:jc w:val="center"/>
              <w:rPr>
                <w:rFonts w:ascii="Times New Roman" w:eastAsia="PMingLiU" w:hAnsi="Times New Roman"/>
                <w:lang w:eastAsia="zh-TW"/>
              </w:rPr>
            </w:pPr>
          </w:p>
          <w:p w:rsidR="00AB2B4E" w:rsidRDefault="00AB2B4E" w:rsidP="00AB2B4E">
            <w:pPr>
              <w:pStyle w:val="1"/>
              <w:spacing w:line="240" w:lineRule="auto"/>
              <w:ind w:left="0" w:firstLine="0"/>
              <w:jc w:val="center"/>
              <w:rPr>
                <w:rFonts w:ascii="Times New Roman" w:eastAsia="PMingLiU" w:hAnsi="Times New Roman"/>
                <w:lang w:eastAsia="zh-TW"/>
              </w:rPr>
            </w:pPr>
          </w:p>
          <w:p w:rsidR="00AB2B4E" w:rsidRDefault="00AB2B4E" w:rsidP="00AB2B4E">
            <w:pPr>
              <w:pStyle w:val="1"/>
              <w:spacing w:line="240" w:lineRule="auto"/>
              <w:ind w:left="0" w:firstLine="0"/>
              <w:jc w:val="center"/>
              <w:rPr>
                <w:rFonts w:ascii="Times New Roman" w:eastAsia="PMingLiU" w:hAnsi="Times New Roman"/>
                <w:lang w:eastAsia="zh-TW"/>
              </w:rPr>
            </w:pPr>
          </w:p>
          <w:p w:rsidR="00AB2B4E" w:rsidRDefault="00AB2B4E" w:rsidP="00AB2B4E">
            <w:pPr>
              <w:pStyle w:val="1"/>
              <w:spacing w:line="240" w:lineRule="auto"/>
              <w:ind w:left="0" w:firstLine="0"/>
              <w:jc w:val="center"/>
            </w:pPr>
            <w:r>
              <w:rPr>
                <w:rFonts w:ascii="Times New Roman" w:eastAsia="PMingLiU" w:hAnsi="Times New Roman"/>
                <w:lang w:eastAsia="zh-TW"/>
              </w:rPr>
              <w:t>Kim Byoung Kwan</w:t>
            </w:r>
          </w:p>
        </w:tc>
        <w:tc>
          <w:tcPr>
            <w:tcW w:w="2460" w:type="dxa"/>
          </w:tcPr>
          <w:p w:rsidR="00AB2B4E" w:rsidRDefault="00212C3D" w:rsidP="00AB2B4E">
            <w:pPr>
              <w:pStyle w:val="1"/>
              <w:spacing w:line="240" w:lineRule="auto"/>
              <w:ind w:left="0" w:firstLine="0"/>
              <w:jc w:val="center"/>
              <w:rPr>
                <w:rFonts w:ascii="Times New Roman" w:eastAsia="PMingLiU" w:hAnsi="Times New Roman"/>
                <w:lang w:eastAsia="zh-TW"/>
              </w:rPr>
            </w:pPr>
            <w:r>
              <w:rPr>
                <w:noProof/>
                <w:lang w:eastAsia="ko-KR"/>
              </w:rPr>
              <w:drawing>
                <wp:anchor distT="0" distB="0" distL="114300" distR="114300" simplePos="0" relativeHeight="251700224" behindDoc="0" locked="0" layoutInCell="1" allowOverlap="1">
                  <wp:simplePos x="0" y="0"/>
                  <wp:positionH relativeFrom="column">
                    <wp:posOffset>299720</wp:posOffset>
                  </wp:positionH>
                  <wp:positionV relativeFrom="paragraph">
                    <wp:posOffset>95885</wp:posOffset>
                  </wp:positionV>
                  <wp:extent cx="879475" cy="609600"/>
                  <wp:effectExtent l="0" t="0" r="0" b="0"/>
                  <wp:wrapNone/>
                  <wp:docPr id="2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9475" cy="609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2B4E" w:rsidRDefault="00AB2B4E" w:rsidP="00AB2B4E">
            <w:pPr>
              <w:pStyle w:val="1"/>
              <w:spacing w:line="240" w:lineRule="auto"/>
              <w:ind w:left="0" w:firstLine="0"/>
              <w:jc w:val="center"/>
              <w:rPr>
                <w:rFonts w:ascii="Times New Roman" w:eastAsia="PMingLiU" w:hAnsi="Times New Roman"/>
                <w:lang w:eastAsia="zh-TW"/>
              </w:rPr>
            </w:pPr>
          </w:p>
          <w:p w:rsidR="00AB2B4E" w:rsidRDefault="00AB2B4E" w:rsidP="00AB2B4E">
            <w:pPr>
              <w:pStyle w:val="1"/>
              <w:spacing w:line="240" w:lineRule="auto"/>
              <w:ind w:left="0" w:firstLine="0"/>
              <w:jc w:val="center"/>
              <w:rPr>
                <w:rFonts w:ascii="Times New Roman" w:eastAsia="PMingLiU" w:hAnsi="Times New Roman"/>
                <w:lang w:eastAsia="zh-TW"/>
              </w:rPr>
            </w:pPr>
          </w:p>
          <w:p w:rsidR="00AB2B4E" w:rsidRDefault="00AB2B4E" w:rsidP="00AB2B4E">
            <w:pPr>
              <w:pStyle w:val="1"/>
              <w:spacing w:line="240" w:lineRule="auto"/>
              <w:ind w:left="0" w:firstLine="0"/>
              <w:jc w:val="center"/>
              <w:rPr>
                <w:rFonts w:ascii="Times New Roman" w:eastAsia="PMingLiU" w:hAnsi="Times New Roman"/>
                <w:lang w:eastAsia="zh-TW"/>
              </w:rPr>
            </w:pPr>
          </w:p>
          <w:p w:rsidR="00AB2B4E" w:rsidRDefault="00AB2B4E" w:rsidP="00AB2B4E">
            <w:pPr>
              <w:pStyle w:val="1"/>
              <w:spacing w:line="240" w:lineRule="auto"/>
              <w:ind w:left="0" w:firstLine="0"/>
              <w:jc w:val="center"/>
            </w:pPr>
            <w:r>
              <w:rPr>
                <w:rFonts w:ascii="Times New Roman" w:eastAsia="PMingLiU" w:hAnsi="Times New Roman"/>
                <w:lang w:eastAsia="zh-TW"/>
              </w:rPr>
              <w:t>Joung Ui Young</w:t>
            </w:r>
          </w:p>
        </w:tc>
      </w:tr>
    </w:tbl>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446B26" w:rsidRPr="00660721" w:rsidRDefault="00446B26" w:rsidP="009F2C65">
      <w:pPr>
        <w:jc w:val="both"/>
        <w:rPr>
          <w:b/>
          <w:lang w:eastAsia="ko-KR"/>
        </w:rPr>
      </w:pPr>
    </w:p>
    <w:p w:rsidR="00F154BC" w:rsidRPr="00660721" w:rsidRDefault="00F154BC" w:rsidP="009F2C65">
      <w:pPr>
        <w:jc w:val="both"/>
        <w:rPr>
          <w:b/>
          <w:lang w:eastAsia="ko-KR"/>
        </w:rPr>
      </w:pPr>
    </w:p>
    <w:p w:rsidR="00F154BC" w:rsidRPr="00660721" w:rsidRDefault="00F154BC" w:rsidP="009F2C65">
      <w:pPr>
        <w:jc w:val="both"/>
        <w:rPr>
          <w:b/>
          <w:lang w:eastAsia="ko-KR"/>
        </w:rPr>
      </w:pPr>
    </w:p>
    <w:p w:rsidR="00F154BC" w:rsidRPr="00660721" w:rsidRDefault="00F154BC" w:rsidP="009F2C65">
      <w:pPr>
        <w:jc w:val="both"/>
        <w:rPr>
          <w:b/>
          <w:lang w:eastAsia="ko-KR"/>
        </w:rPr>
      </w:pPr>
    </w:p>
    <w:p w:rsidR="00F154BC" w:rsidRPr="00660721" w:rsidRDefault="00F154BC" w:rsidP="009F2C65">
      <w:pPr>
        <w:jc w:val="both"/>
        <w:rPr>
          <w:b/>
          <w:lang w:eastAsia="ko-KR"/>
        </w:rPr>
      </w:pPr>
    </w:p>
    <w:p w:rsidR="001546FC" w:rsidRDefault="001546FC" w:rsidP="001546FC">
      <w:pPr>
        <w:pStyle w:val="ListParagraph"/>
        <w:spacing w:after="0" w:line="360" w:lineRule="auto"/>
        <w:ind w:left="0"/>
        <w:rPr>
          <w:rFonts w:ascii="Times New Roman" w:eastAsia="Malgun Gothic" w:hAnsi="Times New Roman"/>
          <w:b/>
          <w:sz w:val="28"/>
          <w:lang w:eastAsia="ko-KR"/>
        </w:rPr>
      </w:pPr>
    </w:p>
    <w:p w:rsidR="00152ECC" w:rsidRDefault="00152ECC" w:rsidP="001546FC">
      <w:pPr>
        <w:pStyle w:val="ListParagraph"/>
        <w:spacing w:after="0" w:line="360" w:lineRule="auto"/>
        <w:ind w:left="0"/>
        <w:rPr>
          <w:rFonts w:ascii="Times New Roman" w:eastAsia="Malgun Gothic" w:hAnsi="Times New Roman"/>
          <w:b/>
          <w:sz w:val="28"/>
          <w:lang w:eastAsia="ko-KR"/>
        </w:rPr>
      </w:pPr>
    </w:p>
    <w:p w:rsidR="00152ECC" w:rsidRDefault="00152ECC" w:rsidP="001546FC">
      <w:pPr>
        <w:pStyle w:val="ListParagraph"/>
        <w:spacing w:after="0" w:line="360" w:lineRule="auto"/>
        <w:ind w:left="0"/>
        <w:rPr>
          <w:rFonts w:ascii="Times New Roman" w:eastAsia="Malgun Gothic" w:hAnsi="Times New Roman"/>
          <w:b/>
          <w:sz w:val="28"/>
          <w:lang w:eastAsia="ko-KR"/>
        </w:rPr>
      </w:pPr>
    </w:p>
    <w:p w:rsidR="00152ECC" w:rsidRPr="00660721" w:rsidRDefault="00152ECC" w:rsidP="001546FC">
      <w:pPr>
        <w:pStyle w:val="ListParagraph"/>
        <w:spacing w:after="0" w:line="360" w:lineRule="auto"/>
        <w:ind w:left="0"/>
        <w:rPr>
          <w:rFonts w:ascii="Times New Roman" w:eastAsia="Malgun Gothic" w:hAnsi="Times New Roman"/>
          <w:b/>
          <w:sz w:val="28"/>
          <w:lang w:eastAsia="ko-KR"/>
        </w:rPr>
      </w:pPr>
    </w:p>
    <w:p w:rsidR="00152ECC" w:rsidRPr="00152ECC" w:rsidRDefault="00152ECC" w:rsidP="00152ECC">
      <w:pPr>
        <w:jc w:val="both"/>
        <w:rPr>
          <w:b/>
          <w:color w:val="1F497D"/>
          <w:sz w:val="24"/>
        </w:rPr>
      </w:pPr>
      <w:r w:rsidRPr="00152ECC">
        <w:rPr>
          <w:b/>
          <w:sz w:val="24"/>
        </w:rPr>
        <w:t>개정 이력</w:t>
      </w:r>
      <w:r w:rsidRPr="00152ECC">
        <w:rPr>
          <w:b/>
          <w:color w:val="1F497D"/>
          <w:sz w:val="24"/>
        </w:rPr>
        <w:t xml:space="preserve"> /Revision tracking table:</w:t>
      </w:r>
    </w:p>
    <w:tbl>
      <w:tblPr>
        <w:tblW w:w="9630" w:type="dxa"/>
        <w:tblInd w:w="30" w:type="dxa"/>
        <w:tblLayout w:type="fixed"/>
        <w:tblCellMar>
          <w:left w:w="30" w:type="dxa"/>
          <w:right w:w="30" w:type="dxa"/>
        </w:tblCellMar>
        <w:tblLook w:val="0000" w:firstRow="0" w:lastRow="0" w:firstColumn="0" w:lastColumn="0" w:noHBand="0" w:noVBand="0"/>
      </w:tblPr>
      <w:tblGrid>
        <w:gridCol w:w="1152"/>
        <w:gridCol w:w="1482"/>
        <w:gridCol w:w="4527"/>
        <w:gridCol w:w="2469"/>
      </w:tblGrid>
      <w:tr w:rsidR="0009151E" w:rsidRPr="00C718C6" w:rsidTr="00446B26">
        <w:trPr>
          <w:trHeight w:val="433"/>
        </w:trPr>
        <w:tc>
          <w:tcPr>
            <w:tcW w:w="1152" w:type="dxa"/>
            <w:tcBorders>
              <w:top w:val="single" w:sz="6" w:space="0" w:color="auto"/>
              <w:left w:val="single" w:sz="6" w:space="0" w:color="auto"/>
              <w:bottom w:val="single" w:sz="6" w:space="0" w:color="auto"/>
              <w:right w:val="single" w:sz="6" w:space="0" w:color="auto"/>
            </w:tcBorders>
            <w:shd w:val="solid" w:color="FFFFFF" w:fill="auto"/>
            <w:vAlign w:val="center"/>
          </w:tcPr>
          <w:p w:rsidR="0009151E" w:rsidRPr="00C718C6" w:rsidRDefault="0009151E" w:rsidP="00884E4F">
            <w:pPr>
              <w:autoSpaceDE w:val="0"/>
              <w:autoSpaceDN w:val="0"/>
              <w:adjustRightInd w:val="0"/>
              <w:jc w:val="center"/>
              <w:rPr>
                <w:b/>
                <w:bCs/>
                <w:color w:val="1F497D"/>
              </w:rPr>
            </w:pPr>
            <w:r w:rsidRPr="00C718C6">
              <w:rPr>
                <w:b/>
                <w:bCs/>
                <w:color w:val="1F497D"/>
              </w:rPr>
              <w:t>Rev. No</w:t>
            </w:r>
          </w:p>
        </w:tc>
        <w:tc>
          <w:tcPr>
            <w:tcW w:w="1482" w:type="dxa"/>
            <w:tcBorders>
              <w:top w:val="single" w:sz="6" w:space="0" w:color="auto"/>
              <w:left w:val="single" w:sz="6" w:space="0" w:color="auto"/>
              <w:bottom w:val="single" w:sz="6" w:space="0" w:color="auto"/>
              <w:right w:val="single" w:sz="6" w:space="0" w:color="auto"/>
            </w:tcBorders>
            <w:shd w:val="solid" w:color="FFFFFF" w:fill="auto"/>
            <w:vAlign w:val="center"/>
          </w:tcPr>
          <w:p w:rsidR="0009151E" w:rsidRPr="00C5105F" w:rsidRDefault="0009151E" w:rsidP="00C718C6">
            <w:pPr>
              <w:autoSpaceDE w:val="0"/>
              <w:autoSpaceDN w:val="0"/>
              <w:adjustRightInd w:val="0"/>
              <w:jc w:val="center"/>
              <w:rPr>
                <w:b/>
                <w:bCs/>
                <w:color w:val="1F497D"/>
              </w:rPr>
            </w:pPr>
            <w:r w:rsidRPr="00C5105F">
              <w:rPr>
                <w:b/>
                <w:bCs/>
                <w:color w:val="000000"/>
              </w:rPr>
              <w:t>개정일</w:t>
            </w:r>
            <w:r w:rsidRPr="00C5105F">
              <w:rPr>
                <w:b/>
                <w:bCs/>
                <w:color w:val="1F497D"/>
              </w:rPr>
              <w:t xml:space="preserve"> </w:t>
            </w:r>
          </w:p>
          <w:p w:rsidR="0009151E" w:rsidRPr="00C5105F" w:rsidRDefault="0009151E" w:rsidP="00C718C6">
            <w:pPr>
              <w:autoSpaceDE w:val="0"/>
              <w:autoSpaceDN w:val="0"/>
              <w:adjustRightInd w:val="0"/>
              <w:jc w:val="center"/>
              <w:rPr>
                <w:b/>
                <w:bCs/>
                <w:color w:val="1F497D"/>
              </w:rPr>
            </w:pPr>
            <w:r w:rsidRPr="00C5105F">
              <w:rPr>
                <w:b/>
                <w:bCs/>
                <w:color w:val="1F497D"/>
              </w:rPr>
              <w:t>Date of revision</w:t>
            </w:r>
          </w:p>
        </w:tc>
        <w:tc>
          <w:tcPr>
            <w:tcW w:w="4527" w:type="dxa"/>
            <w:tcBorders>
              <w:top w:val="single" w:sz="6" w:space="0" w:color="auto"/>
              <w:left w:val="single" w:sz="6" w:space="0" w:color="auto"/>
              <w:bottom w:val="single" w:sz="6" w:space="0" w:color="auto"/>
              <w:right w:val="single" w:sz="6" w:space="0" w:color="auto"/>
            </w:tcBorders>
            <w:shd w:val="solid" w:color="FFFFFF" w:fill="auto"/>
            <w:vAlign w:val="center"/>
          </w:tcPr>
          <w:p w:rsidR="0009151E" w:rsidRPr="00C5105F" w:rsidRDefault="0009151E" w:rsidP="00C718C6">
            <w:pPr>
              <w:autoSpaceDE w:val="0"/>
              <w:autoSpaceDN w:val="0"/>
              <w:adjustRightInd w:val="0"/>
              <w:jc w:val="center"/>
              <w:rPr>
                <w:b/>
                <w:bCs/>
                <w:color w:val="1F497D"/>
              </w:rPr>
            </w:pPr>
            <w:r w:rsidRPr="00C5105F">
              <w:rPr>
                <w:b/>
                <w:bCs/>
                <w:color w:val="000000"/>
              </w:rPr>
              <w:t>개정 내용</w:t>
            </w:r>
            <w:r w:rsidRPr="00C5105F">
              <w:rPr>
                <w:b/>
                <w:bCs/>
                <w:color w:val="1F497D"/>
              </w:rPr>
              <w:t xml:space="preserve"> </w:t>
            </w:r>
          </w:p>
          <w:p w:rsidR="0009151E" w:rsidRPr="00C5105F" w:rsidRDefault="0009151E" w:rsidP="00C718C6">
            <w:pPr>
              <w:autoSpaceDE w:val="0"/>
              <w:autoSpaceDN w:val="0"/>
              <w:adjustRightInd w:val="0"/>
              <w:jc w:val="center"/>
              <w:rPr>
                <w:b/>
                <w:bCs/>
                <w:color w:val="1F497D"/>
              </w:rPr>
            </w:pPr>
            <w:r w:rsidRPr="00C5105F">
              <w:rPr>
                <w:b/>
                <w:bCs/>
                <w:color w:val="1F497D"/>
              </w:rPr>
              <w:t>Revision contents</w:t>
            </w:r>
          </w:p>
        </w:tc>
        <w:tc>
          <w:tcPr>
            <w:tcW w:w="2469" w:type="dxa"/>
            <w:tcBorders>
              <w:top w:val="single" w:sz="6" w:space="0" w:color="auto"/>
              <w:left w:val="single" w:sz="6" w:space="0" w:color="auto"/>
              <w:bottom w:val="single" w:sz="6" w:space="0" w:color="auto"/>
              <w:right w:val="single" w:sz="6" w:space="0" w:color="auto"/>
            </w:tcBorders>
            <w:shd w:val="solid" w:color="FFFFFF" w:fill="auto"/>
            <w:vAlign w:val="center"/>
          </w:tcPr>
          <w:p w:rsidR="0009151E" w:rsidRPr="00C5105F" w:rsidRDefault="0009151E" w:rsidP="00C718C6">
            <w:pPr>
              <w:autoSpaceDE w:val="0"/>
              <w:autoSpaceDN w:val="0"/>
              <w:adjustRightInd w:val="0"/>
              <w:jc w:val="center"/>
              <w:rPr>
                <w:b/>
                <w:bCs/>
                <w:color w:val="1F497D"/>
              </w:rPr>
            </w:pPr>
            <w:r w:rsidRPr="00C5105F">
              <w:rPr>
                <w:b/>
                <w:bCs/>
                <w:color w:val="000000"/>
              </w:rPr>
              <w:t>개정자</w:t>
            </w:r>
          </w:p>
          <w:p w:rsidR="0009151E" w:rsidRPr="00C5105F" w:rsidRDefault="0009151E" w:rsidP="00C718C6">
            <w:pPr>
              <w:autoSpaceDE w:val="0"/>
              <w:autoSpaceDN w:val="0"/>
              <w:adjustRightInd w:val="0"/>
              <w:jc w:val="center"/>
              <w:rPr>
                <w:b/>
                <w:bCs/>
                <w:color w:val="1F497D"/>
              </w:rPr>
            </w:pPr>
            <w:r w:rsidRPr="00C5105F">
              <w:rPr>
                <w:b/>
                <w:bCs/>
                <w:color w:val="1F497D"/>
              </w:rPr>
              <w:t>Revised by</w:t>
            </w:r>
          </w:p>
        </w:tc>
      </w:tr>
      <w:tr w:rsidR="005E0F95" w:rsidRPr="00C718C6" w:rsidTr="005E0F95">
        <w:trPr>
          <w:trHeight w:val="433"/>
        </w:trPr>
        <w:tc>
          <w:tcPr>
            <w:tcW w:w="1152" w:type="dxa"/>
            <w:tcBorders>
              <w:top w:val="single" w:sz="6"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00</w:t>
            </w:r>
          </w:p>
        </w:tc>
        <w:tc>
          <w:tcPr>
            <w:tcW w:w="1482" w:type="dxa"/>
            <w:tcBorders>
              <w:top w:val="single" w:sz="6"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01/04/2017</w:t>
            </w:r>
          </w:p>
        </w:tc>
        <w:tc>
          <w:tcPr>
            <w:tcW w:w="4527" w:type="dxa"/>
            <w:tcBorders>
              <w:top w:val="single" w:sz="6" w:space="0" w:color="auto"/>
              <w:left w:val="single" w:sz="6" w:space="0" w:color="auto"/>
              <w:bottom w:val="single" w:sz="2" w:space="0" w:color="auto"/>
              <w:right w:val="single" w:sz="6" w:space="0" w:color="auto"/>
            </w:tcBorders>
            <w:shd w:val="solid" w:color="FFFFFF" w:fill="auto"/>
            <w:vAlign w:val="center"/>
          </w:tcPr>
          <w:p w:rsidR="005E0F95" w:rsidRPr="00C718C6" w:rsidRDefault="0009151E" w:rsidP="0084258C">
            <w:pPr>
              <w:autoSpaceDE w:val="0"/>
              <w:autoSpaceDN w:val="0"/>
              <w:adjustRightInd w:val="0"/>
              <w:rPr>
                <w:color w:val="1F497D"/>
              </w:rPr>
            </w:pPr>
            <w:r w:rsidRPr="00884E4F">
              <w:t>신규 발행</w:t>
            </w:r>
            <w:r w:rsidRPr="0009151E">
              <w:rPr>
                <w:color w:val="1F497D"/>
              </w:rPr>
              <w:t xml:space="preserve"> </w:t>
            </w:r>
            <w:r>
              <w:rPr>
                <w:color w:val="1F497D"/>
              </w:rPr>
              <w:t xml:space="preserve">/ </w:t>
            </w:r>
            <w:r w:rsidR="005E0F95" w:rsidRPr="00C718C6">
              <w:rPr>
                <w:color w:val="1F497D"/>
              </w:rPr>
              <w:t>Issu</w:t>
            </w:r>
            <w:r w:rsidR="0084258C" w:rsidRPr="00C718C6">
              <w:rPr>
                <w:color w:val="1F497D"/>
                <w:lang w:val="vi-VN"/>
              </w:rPr>
              <w:t>ed</w:t>
            </w:r>
            <w:r w:rsidR="005E0F95" w:rsidRPr="00C718C6">
              <w:rPr>
                <w:color w:val="1F497D"/>
              </w:rPr>
              <w:t xml:space="preserve"> a new document</w:t>
            </w: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5E0F95" w:rsidRPr="00C718C6" w:rsidRDefault="005E0F95" w:rsidP="005E0F95">
            <w:pPr>
              <w:autoSpaceDE w:val="0"/>
              <w:autoSpaceDN w:val="0"/>
              <w:adjustRightInd w:val="0"/>
              <w:jc w:val="center"/>
              <w:rPr>
                <w:color w:val="1F497D"/>
              </w:rPr>
            </w:pPr>
            <w:r w:rsidRPr="00C718C6">
              <w:rPr>
                <w:color w:val="1F497D"/>
              </w:rPr>
              <w:t>Khuc Thi Hau</w:t>
            </w:r>
          </w:p>
        </w:tc>
      </w:tr>
      <w:tr w:rsidR="005E0F95" w:rsidRPr="00C718C6" w:rsidTr="005E0F95">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01</w:t>
            </w:r>
          </w:p>
        </w:tc>
        <w:tc>
          <w:tcPr>
            <w:tcW w:w="1482" w:type="dxa"/>
            <w:tcBorders>
              <w:top w:val="single" w:sz="2"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01/05/2017</w:t>
            </w: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5E0F95" w:rsidRPr="00C718C6" w:rsidRDefault="0009151E" w:rsidP="005E0F95">
            <w:pPr>
              <w:autoSpaceDE w:val="0"/>
              <w:autoSpaceDN w:val="0"/>
              <w:adjustRightInd w:val="0"/>
              <w:rPr>
                <w:color w:val="1F497D"/>
              </w:rPr>
            </w:pPr>
            <w:r w:rsidRPr="00884E4F">
              <w:t>원자재창고부서 문서코드 추가추가</w:t>
            </w:r>
            <w:r>
              <w:t>/</w:t>
            </w:r>
            <w:r w:rsidRPr="00884E4F">
              <w:t xml:space="preserve"> </w:t>
            </w:r>
            <w:r w:rsidR="005E0F95" w:rsidRPr="00C718C6">
              <w:rPr>
                <w:color w:val="1F497D"/>
              </w:rPr>
              <w:t>Updated the document code of Material Warehouse Department</w:t>
            </w: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5E0F95" w:rsidRPr="00C718C6" w:rsidRDefault="005E0F95" w:rsidP="005E0F95">
            <w:pPr>
              <w:autoSpaceDE w:val="0"/>
              <w:autoSpaceDN w:val="0"/>
              <w:adjustRightInd w:val="0"/>
              <w:jc w:val="center"/>
              <w:rPr>
                <w:color w:val="1F497D"/>
              </w:rPr>
            </w:pPr>
            <w:r w:rsidRPr="00C718C6">
              <w:rPr>
                <w:color w:val="1F497D"/>
              </w:rPr>
              <w:t>Khuc Thi Hau</w:t>
            </w:r>
          </w:p>
        </w:tc>
      </w:tr>
      <w:tr w:rsidR="005E0F95" w:rsidRPr="00C718C6" w:rsidTr="005E0F95">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02</w:t>
            </w:r>
          </w:p>
        </w:tc>
        <w:tc>
          <w:tcPr>
            <w:tcW w:w="1482" w:type="dxa"/>
            <w:tcBorders>
              <w:top w:val="single" w:sz="2"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25/08/2017</w:t>
            </w: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5E0F95" w:rsidRPr="00C718C6" w:rsidRDefault="0009151E" w:rsidP="005E0F95">
            <w:pPr>
              <w:autoSpaceDE w:val="0"/>
              <w:autoSpaceDN w:val="0"/>
              <w:adjustRightInd w:val="0"/>
              <w:rPr>
                <w:color w:val="1F497D"/>
              </w:rPr>
            </w:pPr>
            <w:r w:rsidRPr="00884E4F">
              <w:t>추가 업데이트 속눈썹 및 네일 부서 문서 코드</w:t>
            </w:r>
            <w:r>
              <w:t xml:space="preserve">/ </w:t>
            </w:r>
            <w:r w:rsidRPr="0009151E">
              <w:rPr>
                <w:color w:val="1F497D"/>
              </w:rPr>
              <w:t xml:space="preserve"> </w:t>
            </w:r>
            <w:r w:rsidR="005E0F95" w:rsidRPr="00C718C6">
              <w:rPr>
                <w:color w:val="1F497D"/>
              </w:rPr>
              <w:t>Updated the document code of Eyelash and nail Department</w:t>
            </w: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5E0F95" w:rsidRPr="00C718C6" w:rsidRDefault="005E0F95" w:rsidP="005E0F95">
            <w:pPr>
              <w:autoSpaceDE w:val="0"/>
              <w:autoSpaceDN w:val="0"/>
              <w:adjustRightInd w:val="0"/>
              <w:jc w:val="center"/>
              <w:rPr>
                <w:color w:val="1F497D"/>
              </w:rPr>
            </w:pPr>
            <w:r w:rsidRPr="00C718C6">
              <w:rPr>
                <w:color w:val="1F497D"/>
              </w:rPr>
              <w:t>Khuc Thi Hau</w:t>
            </w:r>
          </w:p>
        </w:tc>
      </w:tr>
      <w:tr w:rsidR="005E0F95" w:rsidRPr="00C718C6" w:rsidTr="005E0F95">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03</w:t>
            </w:r>
          </w:p>
        </w:tc>
        <w:tc>
          <w:tcPr>
            <w:tcW w:w="1482" w:type="dxa"/>
            <w:tcBorders>
              <w:top w:val="single" w:sz="2" w:space="0" w:color="auto"/>
              <w:left w:val="single" w:sz="6" w:space="0" w:color="auto"/>
              <w:bottom w:val="single" w:sz="2" w:space="0" w:color="auto"/>
              <w:right w:val="single" w:sz="6" w:space="0" w:color="auto"/>
            </w:tcBorders>
            <w:shd w:val="solid" w:color="FFFFFF" w:fill="auto"/>
          </w:tcPr>
          <w:p w:rsidR="005E0F95" w:rsidRPr="00C718C6" w:rsidRDefault="005E0F95" w:rsidP="005E0F95">
            <w:pPr>
              <w:spacing w:before="60" w:after="60"/>
              <w:jc w:val="center"/>
              <w:rPr>
                <w:color w:val="1F497D"/>
              </w:rPr>
            </w:pPr>
            <w:r w:rsidRPr="00C718C6">
              <w:rPr>
                <w:color w:val="1F497D"/>
              </w:rPr>
              <w:t>01/06/2019</w:t>
            </w: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5E0F95" w:rsidRPr="00C718C6" w:rsidRDefault="0009151E" w:rsidP="005E0F95">
            <w:pPr>
              <w:rPr>
                <w:color w:val="1F497D"/>
              </w:rPr>
            </w:pPr>
            <w:r w:rsidRPr="00884E4F">
              <w:t xml:space="preserve">내용 업데이트 </w:t>
            </w:r>
            <w:r>
              <w:t>/</w:t>
            </w:r>
            <w:r w:rsidR="005E0F95" w:rsidRPr="00C718C6">
              <w:rPr>
                <w:color w:val="1F497D"/>
              </w:rPr>
              <w:t>Update</w:t>
            </w:r>
            <w:r w:rsidR="0084258C" w:rsidRPr="00C718C6">
              <w:rPr>
                <w:color w:val="1F497D"/>
                <w:lang w:val="vi-VN"/>
              </w:rPr>
              <w:t>d</w:t>
            </w:r>
            <w:r w:rsidR="005E0F95" w:rsidRPr="00C718C6">
              <w:rPr>
                <w:color w:val="1F497D"/>
              </w:rPr>
              <w:t xml:space="preserve"> contents</w:t>
            </w: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5E0F95" w:rsidRPr="00C718C6" w:rsidRDefault="005E0F95" w:rsidP="005E0F95">
            <w:pPr>
              <w:autoSpaceDE w:val="0"/>
              <w:autoSpaceDN w:val="0"/>
              <w:adjustRightInd w:val="0"/>
              <w:jc w:val="center"/>
              <w:rPr>
                <w:color w:val="1F497D"/>
              </w:rPr>
            </w:pPr>
            <w:r w:rsidRPr="00C718C6">
              <w:rPr>
                <w:color w:val="1F497D"/>
              </w:rPr>
              <w:t>Khuc Thi Hau</w:t>
            </w: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r>
              <w:rPr>
                <w:color w:val="1F497D"/>
              </w:rPr>
              <w:t>04</w:t>
            </w: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r>
              <w:rPr>
                <w:color w:val="1F497D"/>
              </w:rPr>
              <w:t>05/01/2020</w:t>
            </w: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C703FC">
            <w:pPr>
              <w:rPr>
                <w:color w:val="1F497D"/>
              </w:rPr>
            </w:pPr>
            <w:r w:rsidRPr="00884E4F">
              <w:t xml:space="preserve">내용 업데이트 </w:t>
            </w:r>
            <w:r>
              <w:t>/</w:t>
            </w:r>
            <w:r w:rsidRPr="00C718C6">
              <w:rPr>
                <w:color w:val="1F497D"/>
              </w:rPr>
              <w:t>Update</w:t>
            </w:r>
            <w:r w:rsidRPr="00C718C6">
              <w:rPr>
                <w:color w:val="1F497D"/>
                <w:lang w:val="vi-VN"/>
              </w:rPr>
              <w:t>d</w:t>
            </w:r>
            <w:r w:rsidRPr="00C718C6">
              <w:rPr>
                <w:color w:val="1F497D"/>
              </w:rPr>
              <w:t xml:space="preserve"> contents</w:t>
            </w: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C703FC">
            <w:pPr>
              <w:autoSpaceDE w:val="0"/>
              <w:autoSpaceDN w:val="0"/>
              <w:adjustRightInd w:val="0"/>
              <w:jc w:val="center"/>
              <w:rPr>
                <w:color w:val="1F497D"/>
              </w:rPr>
            </w:pPr>
            <w:r w:rsidRPr="00C718C6">
              <w:rPr>
                <w:color w:val="1F497D"/>
              </w:rPr>
              <w:t>Khuc Thi Hau</w:t>
            </w: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0D591D" w:rsidP="00884E4F">
            <w:pPr>
              <w:autoSpaceDE w:val="0"/>
              <w:autoSpaceDN w:val="0"/>
              <w:adjustRightInd w:val="0"/>
              <w:jc w:val="center"/>
              <w:rPr>
                <w:color w:val="1F497D"/>
              </w:rPr>
            </w:pPr>
            <w:r>
              <w:rPr>
                <w:color w:val="1F497D"/>
              </w:rPr>
              <w:t>05</w:t>
            </w: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0D591D" w:rsidP="00884E4F">
            <w:pPr>
              <w:autoSpaceDE w:val="0"/>
              <w:autoSpaceDN w:val="0"/>
              <w:adjustRightInd w:val="0"/>
              <w:jc w:val="center"/>
              <w:rPr>
                <w:color w:val="1F497D"/>
              </w:rPr>
            </w:pPr>
            <w:r>
              <w:rPr>
                <w:color w:val="1F497D"/>
              </w:rPr>
              <w:t>09/09/2020</w:t>
            </w: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4010A8" w:rsidP="004010A8">
            <w:pPr>
              <w:autoSpaceDE w:val="0"/>
              <w:autoSpaceDN w:val="0"/>
              <w:adjustRightInd w:val="0"/>
              <w:rPr>
                <w:color w:val="1F497D"/>
              </w:rPr>
            </w:pPr>
            <w:r w:rsidRPr="00884E4F">
              <w:t>추가 업데이트 문서 코드</w:t>
            </w:r>
            <w:r>
              <w:t>전자기계, 자동화</w:t>
            </w:r>
            <w:r w:rsidRPr="0009151E">
              <w:rPr>
                <w:color w:val="1F497D"/>
              </w:rPr>
              <w:t xml:space="preserve"> </w:t>
            </w:r>
            <w:r w:rsidRPr="00C718C6">
              <w:rPr>
                <w:color w:val="1F497D"/>
              </w:rPr>
              <w:t xml:space="preserve">Updated the document code of </w:t>
            </w:r>
            <w:r>
              <w:rPr>
                <w:color w:val="1F497D"/>
              </w:rPr>
              <w:t>Utility and Automo</w:t>
            </w: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F67137" w:rsidP="00884E4F">
            <w:pPr>
              <w:autoSpaceDE w:val="0"/>
              <w:autoSpaceDN w:val="0"/>
              <w:adjustRightInd w:val="0"/>
              <w:jc w:val="center"/>
              <w:rPr>
                <w:color w:val="1F497D"/>
              </w:rPr>
            </w:pPr>
            <w:r w:rsidRPr="00C718C6">
              <w:rPr>
                <w:color w:val="1F497D"/>
              </w:rPr>
              <w:t>Khuc Thi Hau</w:t>
            </w: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C6261C" w:rsidP="00884E4F">
            <w:pPr>
              <w:autoSpaceDE w:val="0"/>
              <w:autoSpaceDN w:val="0"/>
              <w:adjustRightInd w:val="0"/>
              <w:jc w:val="center"/>
              <w:rPr>
                <w:color w:val="1F497D"/>
              </w:rPr>
            </w:pPr>
            <w:r>
              <w:rPr>
                <w:color w:val="1F497D"/>
              </w:rPr>
              <w:t>06</w:t>
            </w: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C6261C" w:rsidP="00884E4F">
            <w:pPr>
              <w:autoSpaceDE w:val="0"/>
              <w:autoSpaceDN w:val="0"/>
              <w:adjustRightInd w:val="0"/>
              <w:jc w:val="center"/>
              <w:rPr>
                <w:color w:val="1F497D"/>
              </w:rPr>
            </w:pPr>
            <w:r>
              <w:rPr>
                <w:color w:val="1F497D"/>
              </w:rPr>
              <w:t>19/11/2022</w:t>
            </w: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6261C" w:rsidRDefault="00C6261C" w:rsidP="00C6261C">
            <w:pPr>
              <w:autoSpaceDE w:val="0"/>
              <w:autoSpaceDN w:val="0"/>
              <w:adjustRightInd w:val="0"/>
            </w:pPr>
            <w:r w:rsidRPr="00C6261C">
              <w:t>문서 코드에 대한 규정</w:t>
            </w:r>
          </w:p>
          <w:p w:rsidR="00C6261C" w:rsidRPr="00C718C6" w:rsidRDefault="00C6261C" w:rsidP="00C6261C">
            <w:pPr>
              <w:autoSpaceDE w:val="0"/>
              <w:autoSpaceDN w:val="0"/>
              <w:adjustRightInd w:val="0"/>
              <w:rPr>
                <w:color w:val="1F497D"/>
              </w:rPr>
            </w:pPr>
            <w:r>
              <w:rPr>
                <w:color w:val="1F497D"/>
              </w:rPr>
              <w:t>Update Document coding regulation</w:t>
            </w: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C6261C" w:rsidP="00970D2C">
            <w:pPr>
              <w:autoSpaceDE w:val="0"/>
              <w:autoSpaceDN w:val="0"/>
              <w:adjustRightInd w:val="0"/>
              <w:jc w:val="center"/>
              <w:rPr>
                <w:color w:val="1F497D"/>
              </w:rPr>
            </w:pPr>
            <w:r>
              <w:rPr>
                <w:color w:val="1F497D"/>
              </w:rPr>
              <w:t>응우옌티</w:t>
            </w:r>
            <w:r w:rsidR="00970D2C">
              <w:rPr>
                <w:color w:val="1F497D"/>
              </w:rPr>
              <w:t>Trang Nhung</w:t>
            </w: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r w:rsidR="00AB2B4E" w:rsidRPr="00C718C6" w:rsidTr="00446B26">
        <w:trPr>
          <w:trHeight w:val="433"/>
        </w:trPr>
        <w:tc>
          <w:tcPr>
            <w:tcW w:w="115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1482"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4527"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c>
          <w:tcPr>
            <w:tcW w:w="2469" w:type="dxa"/>
            <w:tcBorders>
              <w:top w:val="single" w:sz="2" w:space="0" w:color="auto"/>
              <w:left w:val="single" w:sz="6" w:space="0" w:color="auto"/>
              <w:bottom w:val="single" w:sz="2" w:space="0" w:color="auto"/>
              <w:right w:val="single" w:sz="6" w:space="0" w:color="auto"/>
            </w:tcBorders>
            <w:shd w:val="solid" w:color="FFFFFF" w:fill="auto"/>
            <w:vAlign w:val="center"/>
          </w:tcPr>
          <w:p w:rsidR="00AB2B4E" w:rsidRPr="00C718C6" w:rsidRDefault="00AB2B4E" w:rsidP="00884E4F">
            <w:pPr>
              <w:autoSpaceDE w:val="0"/>
              <w:autoSpaceDN w:val="0"/>
              <w:adjustRightInd w:val="0"/>
              <w:jc w:val="center"/>
              <w:rPr>
                <w:color w:val="1F497D"/>
              </w:rPr>
            </w:pPr>
          </w:p>
        </w:tc>
      </w:tr>
    </w:tbl>
    <w:p w:rsidR="001546FC" w:rsidRDefault="001546FC" w:rsidP="001546FC">
      <w:pPr>
        <w:keepNext/>
        <w:spacing w:before="120"/>
        <w:rPr>
          <w:b/>
          <w:bCs/>
          <w:color w:val="1F497D"/>
          <w:sz w:val="24"/>
          <w:szCs w:val="24"/>
          <w:lang w:eastAsia="ko-KR"/>
        </w:rPr>
      </w:pPr>
    </w:p>
    <w:p w:rsidR="00AB2B4E" w:rsidRDefault="00AB2B4E" w:rsidP="001546FC">
      <w:pPr>
        <w:keepNext/>
        <w:spacing w:before="120"/>
        <w:rPr>
          <w:b/>
          <w:bCs/>
          <w:color w:val="1F497D"/>
          <w:sz w:val="24"/>
          <w:szCs w:val="24"/>
          <w:lang w:eastAsia="ko-KR"/>
        </w:rPr>
      </w:pPr>
    </w:p>
    <w:p w:rsidR="00AB2B4E" w:rsidRDefault="00AB2B4E" w:rsidP="001546FC">
      <w:pPr>
        <w:keepNext/>
        <w:spacing w:before="120"/>
        <w:rPr>
          <w:b/>
          <w:bCs/>
          <w:color w:val="1F497D"/>
          <w:sz w:val="24"/>
          <w:szCs w:val="24"/>
          <w:lang w:eastAsia="ko-KR"/>
        </w:rPr>
      </w:pPr>
    </w:p>
    <w:p w:rsidR="00AB2B4E" w:rsidRPr="00C718C6" w:rsidRDefault="00AB2B4E" w:rsidP="001546FC">
      <w:pPr>
        <w:keepNext/>
        <w:spacing w:before="120"/>
        <w:rPr>
          <w:b/>
          <w:bCs/>
          <w:color w:val="1F497D"/>
          <w:sz w:val="24"/>
          <w:szCs w:val="24"/>
          <w:lang w:eastAsia="ko-KR"/>
        </w:rPr>
      </w:pPr>
    </w:p>
    <w:p w:rsidR="007D2970" w:rsidRPr="00EA0736" w:rsidRDefault="00EA0736" w:rsidP="00EA0736">
      <w:pPr>
        <w:numPr>
          <w:ilvl w:val="0"/>
          <w:numId w:val="9"/>
        </w:numPr>
        <w:tabs>
          <w:tab w:val="clear" w:pos="720"/>
          <w:tab w:val="num" w:pos="284"/>
        </w:tabs>
        <w:spacing w:before="120" w:line="360" w:lineRule="auto"/>
        <w:ind w:hanging="720"/>
        <w:jc w:val="both"/>
        <w:rPr>
          <w:b/>
          <w:bCs/>
          <w:sz w:val="24"/>
          <w:szCs w:val="24"/>
          <w:lang w:val="en-GB"/>
        </w:rPr>
      </w:pPr>
      <w:r w:rsidRPr="003B526F">
        <w:rPr>
          <w:b/>
          <w:bCs/>
          <w:sz w:val="24"/>
          <w:szCs w:val="24"/>
          <w:lang w:val="en-GB"/>
        </w:rPr>
        <w:t>목적 / PURPOSE:</w:t>
      </w:r>
      <w:r>
        <w:rPr>
          <w:b/>
          <w:bCs/>
          <w:sz w:val="24"/>
          <w:szCs w:val="24"/>
          <w:lang w:val="en-GB"/>
        </w:rPr>
      </w:r>
      <w:r w:rsidR="00F22BE3" w:rsidRPr="00EA0736">
        <w:rPr>
          <w:b/>
          <w:bCs/>
          <w:color w:val="1F497D"/>
          <w:sz w:val="24"/>
          <w:szCs w:val="24"/>
        </w:rPr>
      </w:r>
      <w:r w:rsidR="007D2970" w:rsidRPr="00EA0736">
        <w:rPr>
          <w:b/>
          <w:bCs/>
          <w:color w:val="1F497D"/>
          <w:sz w:val="24"/>
          <w:szCs w:val="24"/>
        </w:rPr>
      </w:r>
    </w:p>
    <w:p w:rsidR="00EA0736" w:rsidRDefault="00EA0736" w:rsidP="00FC0CED">
      <w:pPr>
        <w:spacing w:line="360" w:lineRule="auto"/>
        <w:ind w:firstLine="360"/>
        <w:jc w:val="both"/>
        <w:rPr>
          <w:sz w:val="24"/>
          <w:szCs w:val="24"/>
          <w:lang w:val="en-GB"/>
        </w:rPr>
      </w:pPr>
      <w:r w:rsidRPr="003B526F">
        <w:rPr>
          <w:sz w:val="24"/>
          <w:szCs w:val="24"/>
          <w:lang w:val="en-GB"/>
        </w:rPr>
        <w:t>각/모든 문서가 유통되고 있는지 확인하세요</w:t>
      </w:r>
      <w:r>
        <w:rPr>
          <w:sz w:val="24"/>
          <w:szCs w:val="24"/>
          <w:lang w:val="en-GB"/>
        </w:rPr>
        <w:t>회사</w:t>
      </w:r>
      <w:r w:rsidRPr="003B526F">
        <w:rPr>
          <w:sz w:val="24"/>
          <w:szCs w:val="24"/>
          <w:lang w:val="en-GB"/>
        </w:rPr>
        <w:t>당신은 엄격한 통제 및/와 편리한 사용을 할 수 있습니다:</w:t>
      </w:r>
    </w:p>
    <w:p w:rsidR="00FC0CED" w:rsidRPr="00C718C6" w:rsidRDefault="00FC0CED" w:rsidP="00FC0CED">
      <w:pPr>
        <w:spacing w:line="360" w:lineRule="auto"/>
        <w:ind w:firstLine="360"/>
        <w:jc w:val="both"/>
        <w:rPr>
          <w:bCs/>
          <w:color w:val="1F497D"/>
          <w:sz w:val="24"/>
          <w:szCs w:val="24"/>
        </w:rPr>
      </w:pPr>
      <w:r w:rsidRPr="00C718C6">
        <w:rPr>
          <w:bCs/>
          <w:color w:val="1F497D"/>
          <w:sz w:val="24"/>
          <w:szCs w:val="24"/>
        </w:rPr>
        <w:t xml:space="preserve">To ensure that the documents </w:t>
      </w:r>
      <w:r w:rsidRPr="00C718C6">
        <w:rPr>
          <w:rFonts w:eastAsia="Arial"/>
          <w:color w:val="1F497D"/>
          <w:sz w:val="24"/>
          <w:szCs w:val="24"/>
        </w:rPr>
        <w:t xml:space="preserve">circulated </w:t>
      </w:r>
      <w:r w:rsidR="00660721" w:rsidRPr="00C718C6">
        <w:rPr>
          <w:rFonts w:eastAsia="Arial"/>
          <w:color w:val="1F497D"/>
          <w:sz w:val="24"/>
          <w:szCs w:val="24"/>
        </w:rPr>
        <w:t>i</w:t>
      </w:r>
      <w:r w:rsidRPr="00C718C6">
        <w:rPr>
          <w:bCs/>
          <w:color w:val="1F497D"/>
          <w:sz w:val="24"/>
          <w:szCs w:val="24"/>
        </w:rPr>
        <w:t>n the Company are strictly controlled and convenient to use:</w:t>
      </w:r>
    </w:p>
    <w:p w:rsidR="00EA0736" w:rsidRPr="003B526F" w:rsidRDefault="00EA0736" w:rsidP="00EA0736">
      <w:pPr>
        <w:numPr>
          <w:ilvl w:val="0"/>
          <w:numId w:val="7"/>
        </w:numPr>
        <w:tabs>
          <w:tab w:val="clear" w:pos="360"/>
          <w:tab w:val="num" w:pos="720"/>
          <w:tab w:val="num" w:pos="1080"/>
        </w:tabs>
        <w:spacing w:line="360" w:lineRule="auto"/>
        <w:ind w:left="720"/>
        <w:jc w:val="both"/>
        <w:rPr>
          <w:sz w:val="24"/>
          <w:szCs w:val="24"/>
        </w:rPr>
      </w:pPr>
      <w:r w:rsidRPr="003B526F">
        <w:rPr>
          <w:sz w:val="24"/>
          <w:szCs w:val="24"/>
        </w:rPr>
        <w:t>구별 및/와 각/모든 오래된 자료의 사용을 피하세요.</w:t>
      </w:r>
    </w:p>
    <w:p w:rsidR="00FC0CED" w:rsidRPr="00C718C6" w:rsidRDefault="00EA0736" w:rsidP="00FC0CED">
      <w:pPr>
        <w:spacing w:line="360" w:lineRule="auto"/>
        <w:ind w:firstLine="360"/>
        <w:jc w:val="both"/>
        <w:rPr>
          <w:bCs/>
          <w:color w:val="1F497D"/>
          <w:sz w:val="24"/>
          <w:szCs w:val="24"/>
        </w:rPr>
      </w:pPr>
      <w:r>
        <w:rPr>
          <w:bCs/>
          <w:color w:val="1F497D"/>
          <w:sz w:val="24"/>
          <w:szCs w:val="24"/>
        </w:rPr>
        <w:tab/>
      </w:r>
      <w:r w:rsidR="00FC0CED" w:rsidRPr="00C718C6">
        <w:rPr>
          <w:bCs/>
          <w:color w:val="1F497D"/>
          <w:sz w:val="24"/>
          <w:szCs w:val="24"/>
        </w:rPr>
        <w:t>Differentiate and avoid using outdated documents;</w:t>
      </w:r>
    </w:p>
    <w:p w:rsidR="00EA0736" w:rsidRPr="003B526F" w:rsidRDefault="00EA0736" w:rsidP="00EA0736">
      <w:pPr>
        <w:numPr>
          <w:ilvl w:val="0"/>
          <w:numId w:val="7"/>
        </w:numPr>
        <w:tabs>
          <w:tab w:val="clear" w:pos="360"/>
          <w:tab w:val="num" w:pos="720"/>
          <w:tab w:val="num" w:pos="1080"/>
        </w:tabs>
        <w:spacing w:line="360" w:lineRule="auto"/>
        <w:ind w:left="720"/>
        <w:jc w:val="both"/>
        <w:rPr>
          <w:sz w:val="24"/>
          <w:szCs w:val="24"/>
        </w:rPr>
      </w:pPr>
      <w:r w:rsidRPr="003B526F">
        <w:rPr>
          <w:sz w:val="24"/>
          <w:szCs w:val="24"/>
        </w:rPr>
        <w:t>분류 및/와 각/모든 문서 있음/있다 관련까지 정확하고 완전한 각/모든h 주요 및/와를 사용 장소로 적시에 전송합니다.</w:t>
      </w:r>
    </w:p>
    <w:p w:rsidR="00FC0CED" w:rsidRPr="00C718C6" w:rsidRDefault="00EA0736" w:rsidP="00FC0CED">
      <w:pPr>
        <w:spacing w:line="360" w:lineRule="auto"/>
        <w:ind w:left="720" w:hanging="360"/>
        <w:jc w:val="both"/>
        <w:rPr>
          <w:bCs/>
          <w:color w:val="1F497D"/>
          <w:sz w:val="24"/>
          <w:szCs w:val="24"/>
        </w:rPr>
      </w:pPr>
      <w:r>
        <w:rPr>
          <w:bCs/>
          <w:color w:val="1F497D"/>
          <w:sz w:val="24"/>
          <w:szCs w:val="24"/>
        </w:rPr>
        <w:tab/>
      </w:r>
      <w:r w:rsidR="00FC0CED" w:rsidRPr="00C718C6">
        <w:rPr>
          <w:bCs/>
          <w:color w:val="1F497D"/>
          <w:sz w:val="24"/>
          <w:szCs w:val="24"/>
        </w:rPr>
        <w:t>Categorize and send documents related to the quality of work to the place of use accurately, fully and promptly;</w:t>
      </w:r>
    </w:p>
    <w:p w:rsidR="00EA0736" w:rsidRDefault="00EA0736" w:rsidP="00EA0736">
      <w:pPr>
        <w:numPr>
          <w:ilvl w:val="0"/>
          <w:numId w:val="7"/>
        </w:numPr>
        <w:tabs>
          <w:tab w:val="clear" w:pos="360"/>
          <w:tab w:val="num" w:pos="720"/>
          <w:tab w:val="num" w:pos="1080"/>
        </w:tabs>
        <w:spacing w:line="360" w:lineRule="auto"/>
        <w:ind w:left="720"/>
        <w:jc w:val="both"/>
        <w:rPr>
          <w:sz w:val="24"/>
          <w:szCs w:val="24"/>
        </w:rPr>
      </w:pPr>
      <w:r w:rsidRPr="003B526F">
        <w:rPr>
          <w:sz w:val="24"/>
          <w:szCs w:val="24"/>
        </w:rPr>
        <w:t>목적은 각/모든 문서를 발행할 때 승인된 사람에 의해 승인되었는지 확인하는 것입니다.</w:t>
      </w:r>
    </w:p>
    <w:p w:rsidR="00EA0736" w:rsidRPr="00C718C6" w:rsidRDefault="00EA0736" w:rsidP="00EA0736">
      <w:pPr>
        <w:spacing w:line="360" w:lineRule="auto"/>
        <w:jc w:val="both"/>
        <w:rPr>
          <w:bCs/>
          <w:color w:val="1F497D"/>
          <w:sz w:val="24"/>
          <w:szCs w:val="24"/>
        </w:rPr>
      </w:pPr>
      <w:r>
        <w:rPr>
          <w:bCs/>
          <w:color w:val="1F497D"/>
          <w:sz w:val="24"/>
          <w:szCs w:val="24"/>
        </w:rPr>
        <w:tab/>
      </w:r>
      <w:r w:rsidRPr="00C718C6">
        <w:rPr>
          <w:bCs/>
          <w:color w:val="1F497D"/>
          <w:sz w:val="24"/>
          <w:szCs w:val="24"/>
        </w:rPr>
        <w:t>Ensure that documents are approved by the authorized persons before they are issued;</w:t>
      </w:r>
    </w:p>
    <w:p w:rsidR="00EA0736" w:rsidRPr="003B526F" w:rsidRDefault="00EA0736" w:rsidP="00EA0736">
      <w:pPr>
        <w:numPr>
          <w:ilvl w:val="0"/>
          <w:numId w:val="8"/>
        </w:numPr>
        <w:tabs>
          <w:tab w:val="clear" w:pos="360"/>
          <w:tab w:val="num" w:pos="720"/>
        </w:tabs>
        <w:spacing w:line="360" w:lineRule="auto"/>
        <w:ind w:left="720"/>
        <w:jc w:val="both"/>
        <w:rPr>
          <w:sz w:val="24"/>
          <w:szCs w:val="24"/>
        </w:rPr>
      </w:pPr>
      <w:r w:rsidRPr="003B526F">
        <w:rPr>
          <w:sz w:val="24"/>
          <w:szCs w:val="24"/>
        </w:rPr>
        <w:t>현재 문서를 사용할 수 있고, 주요 작업이 수행되는 장소이며, 관리 시스템이 항상 활성화되어 있습니다.</w:t>
      </w:r>
    </w:p>
    <w:p w:rsidR="00FC0CED" w:rsidRPr="00C718C6" w:rsidRDefault="00EA0736" w:rsidP="00EA0736">
      <w:pPr>
        <w:spacing w:line="360" w:lineRule="auto"/>
        <w:jc w:val="both"/>
        <w:rPr>
          <w:bCs/>
          <w:color w:val="1F497D"/>
          <w:sz w:val="24"/>
          <w:szCs w:val="24"/>
        </w:rPr>
      </w:pPr>
      <w:r>
        <w:rPr>
          <w:bCs/>
          <w:color w:val="1F497D"/>
          <w:sz w:val="24"/>
          <w:szCs w:val="24"/>
        </w:rPr>
        <w:tab/>
      </w:r>
      <w:r w:rsidR="00FC0CED" w:rsidRPr="00C718C6">
        <w:rPr>
          <w:bCs/>
          <w:color w:val="1F497D"/>
          <w:sz w:val="24"/>
          <w:szCs w:val="24"/>
        </w:rPr>
        <w:t>Ensure Existing documents must be available in the areas where key work is being carried out so that the management system will always be in operation;</w:t>
      </w:r>
    </w:p>
    <w:p w:rsidR="00EA0736" w:rsidRPr="007F4E3E" w:rsidRDefault="00EA0736" w:rsidP="00EA0736">
      <w:pPr>
        <w:numPr>
          <w:ilvl w:val="0"/>
          <w:numId w:val="8"/>
        </w:numPr>
        <w:tabs>
          <w:tab w:val="clear" w:pos="360"/>
          <w:tab w:val="num" w:pos="720"/>
        </w:tabs>
        <w:spacing w:line="360" w:lineRule="auto"/>
        <w:ind w:left="720"/>
        <w:jc w:val="both"/>
        <w:rPr>
          <w:sz w:val="24"/>
          <w:szCs w:val="24"/>
        </w:rPr>
      </w:pPr>
      <w:r w:rsidRPr="003B526F">
        <w:rPr>
          <w:sz w:val="24"/>
          <w:szCs w:val="24"/>
        </w:rPr>
        <w:t>부정확하거나 오래된 문서는 잘못된 사용을 방지하기 위해 사용 장소에서 즉시 제거됩니다.</w:t>
      </w:r>
    </w:p>
    <w:p w:rsidR="00FC0CED" w:rsidRPr="00C718C6" w:rsidRDefault="00EA0736" w:rsidP="00FC0CED">
      <w:pPr>
        <w:spacing w:line="360" w:lineRule="auto"/>
        <w:ind w:left="720" w:hanging="360"/>
        <w:jc w:val="both"/>
        <w:rPr>
          <w:bCs/>
          <w:color w:val="1F497D"/>
          <w:sz w:val="24"/>
          <w:szCs w:val="24"/>
        </w:rPr>
      </w:pPr>
      <w:r>
        <w:rPr>
          <w:bCs/>
          <w:color w:val="1F497D"/>
          <w:sz w:val="24"/>
          <w:szCs w:val="24"/>
        </w:rPr>
        <w:tab/>
      </w:r>
      <w:r w:rsidR="00FC0CED" w:rsidRPr="00C718C6">
        <w:rPr>
          <w:bCs/>
          <w:color w:val="1F497D"/>
          <w:sz w:val="24"/>
          <w:szCs w:val="24"/>
        </w:rPr>
        <w:t>Immediately remove wrong or outdated documents from the place of use to prevent misuse.</w:t>
      </w:r>
    </w:p>
    <w:p w:rsidR="007D2970" w:rsidRPr="00C718C6" w:rsidRDefault="00EA0736" w:rsidP="007D2970">
      <w:pPr>
        <w:numPr>
          <w:ilvl w:val="0"/>
          <w:numId w:val="9"/>
        </w:numPr>
        <w:tabs>
          <w:tab w:val="clear" w:pos="720"/>
          <w:tab w:val="num" w:pos="284"/>
        </w:tabs>
        <w:spacing w:before="240" w:line="360" w:lineRule="auto"/>
        <w:ind w:hanging="720"/>
        <w:jc w:val="both"/>
        <w:rPr>
          <w:b/>
          <w:bCs/>
          <w:color w:val="1F497D"/>
          <w:sz w:val="24"/>
          <w:szCs w:val="24"/>
        </w:rPr>
      </w:pPr>
      <w:r w:rsidRPr="003B526F">
        <w:rPr>
          <w:b/>
          <w:bCs/>
          <w:sz w:val="24"/>
          <w:szCs w:val="24"/>
          <w:lang w:val="en-GB"/>
        </w:rPr>
        <w:t>적용 범위</w:t>
      </w:r>
      <w:r w:rsidRPr="00C718C6">
        <w:rPr>
          <w:b/>
          <w:bCs/>
          <w:color w:val="1F497D"/>
          <w:sz w:val="24"/>
          <w:szCs w:val="24"/>
        </w:rPr>
        <w:t xml:space="preserve"> </w:t>
      </w:r>
      <w:r>
        <w:rPr>
          <w:b/>
          <w:bCs/>
          <w:color w:val="1F497D"/>
          <w:sz w:val="24"/>
          <w:szCs w:val="24"/>
        </w:rPr>
        <w:t>/</w:t>
      </w:r>
      <w:r w:rsidR="00FC0CED" w:rsidRPr="00C718C6">
        <w:rPr>
          <w:b/>
          <w:bCs/>
          <w:color w:val="1F497D"/>
          <w:sz w:val="24"/>
          <w:szCs w:val="24"/>
        </w:rPr>
        <w:t>SCOPE OF APPLICATION</w:t>
      </w:r>
      <w:r w:rsidR="007D2970" w:rsidRPr="00C718C6">
        <w:rPr>
          <w:b/>
          <w:bCs/>
          <w:color w:val="1F497D"/>
          <w:sz w:val="24"/>
          <w:szCs w:val="24"/>
        </w:rPr>
        <w:t>:</w:t>
      </w:r>
    </w:p>
    <w:p w:rsidR="00EA0736" w:rsidRPr="003B526F" w:rsidRDefault="00EA0736" w:rsidP="00EA0736">
      <w:pPr>
        <w:numPr>
          <w:ilvl w:val="0"/>
          <w:numId w:val="8"/>
        </w:numPr>
        <w:tabs>
          <w:tab w:val="clear" w:pos="360"/>
          <w:tab w:val="num" w:pos="720"/>
        </w:tabs>
        <w:spacing w:line="360" w:lineRule="auto"/>
        <w:ind w:left="720"/>
        <w:jc w:val="both"/>
        <w:rPr>
          <w:sz w:val="24"/>
          <w:szCs w:val="24"/>
        </w:rPr>
      </w:pPr>
      <w:r w:rsidRPr="003B526F">
        <w:rPr>
          <w:sz w:val="24"/>
          <w:szCs w:val="24"/>
        </w:rPr>
        <w:t>각/모든 내부 문서 및/와 외부 문서를 제어하려면</w:t>
      </w:r>
      <w:r>
        <w:rPr>
          <w:sz w:val="24"/>
          <w:szCs w:val="24"/>
        </w:rPr>
        <w:t>회사</w:t>
      </w:r>
      <w:r w:rsidRPr="003B526F">
        <w:rPr>
          <w:sz w:val="24"/>
          <w:szCs w:val="24"/>
        </w:rPr>
        <w:t>;</w:t>
      </w:r>
    </w:p>
    <w:p w:rsidR="00D3667F" w:rsidRPr="00C718C6" w:rsidRDefault="00D3667F" w:rsidP="00EA0736">
      <w:pPr>
        <w:spacing w:line="360" w:lineRule="auto"/>
        <w:ind w:left="720"/>
        <w:jc w:val="both"/>
        <w:rPr>
          <w:color w:val="1F497D"/>
          <w:sz w:val="24"/>
          <w:szCs w:val="24"/>
        </w:rPr>
      </w:pPr>
      <w:r w:rsidRPr="00C718C6">
        <w:rPr>
          <w:color w:val="1F497D"/>
          <w:sz w:val="24"/>
          <w:szCs w:val="24"/>
        </w:rPr>
        <w:t>To control internal and external documents used in the Company;</w:t>
      </w:r>
    </w:p>
    <w:p w:rsidR="00EA0736" w:rsidRPr="003B526F" w:rsidRDefault="00EA0736" w:rsidP="00EA0736">
      <w:pPr>
        <w:numPr>
          <w:ilvl w:val="0"/>
          <w:numId w:val="8"/>
        </w:numPr>
        <w:tabs>
          <w:tab w:val="clear" w:pos="360"/>
          <w:tab w:val="num" w:pos="720"/>
        </w:tabs>
        <w:spacing w:line="360" w:lineRule="auto"/>
        <w:ind w:left="720"/>
        <w:jc w:val="both"/>
        <w:rPr>
          <w:sz w:val="24"/>
          <w:szCs w:val="24"/>
        </w:rPr>
      </w:pPr>
      <w:r>
        <w:rPr>
          <w:sz w:val="24"/>
          <w:szCs w:val="24"/>
        </w:rPr>
        <w:t>아</w:t>
      </w:r>
      <w:r w:rsidRPr="003B526F">
        <w:rPr>
          <w:sz w:val="24"/>
          <w:szCs w:val="24"/>
        </w:rPr>
        <w:t>모든 부서/부서에 적용 가능</w:t>
      </w:r>
      <w:r>
        <w:rPr>
          <w:sz w:val="24"/>
          <w:szCs w:val="24"/>
        </w:rPr>
        <w:t>회사</w:t>
      </w:r>
      <w:r w:rsidRPr="003B526F">
        <w:rPr>
          <w:sz w:val="24"/>
          <w:szCs w:val="24"/>
        </w:rPr>
        <w:t>.</w:t>
      </w:r>
    </w:p>
    <w:p w:rsidR="00D3667F" w:rsidRPr="00C718C6" w:rsidRDefault="00D3667F" w:rsidP="00EA0736">
      <w:pPr>
        <w:spacing w:line="360" w:lineRule="auto"/>
        <w:ind w:left="720"/>
        <w:jc w:val="both"/>
        <w:rPr>
          <w:color w:val="1F497D"/>
          <w:sz w:val="24"/>
          <w:szCs w:val="24"/>
        </w:rPr>
      </w:pPr>
      <w:r w:rsidRPr="00C718C6">
        <w:rPr>
          <w:color w:val="1F497D"/>
          <w:sz w:val="24"/>
          <w:szCs w:val="24"/>
        </w:rPr>
        <w:lastRenderedPageBreak/>
        <w:t>Be applicable in all departments and divisions of the Company.</w:t>
      </w:r>
    </w:p>
    <w:p w:rsidR="007D2970" w:rsidRPr="00EA0736" w:rsidRDefault="00EA0736" w:rsidP="00EA0736">
      <w:pPr>
        <w:numPr>
          <w:ilvl w:val="0"/>
          <w:numId w:val="9"/>
        </w:numPr>
        <w:tabs>
          <w:tab w:val="clear" w:pos="720"/>
          <w:tab w:val="num" w:pos="284"/>
        </w:tabs>
        <w:spacing w:before="240" w:line="360" w:lineRule="auto"/>
        <w:ind w:hanging="720"/>
        <w:jc w:val="both"/>
        <w:rPr>
          <w:b/>
          <w:bCs/>
          <w:sz w:val="24"/>
          <w:szCs w:val="24"/>
          <w:lang w:val="pt-BR"/>
        </w:rPr>
      </w:pPr>
      <w:r w:rsidRPr="003B526F">
        <w:rPr>
          <w:b/>
          <w:bCs/>
          <w:sz w:val="24"/>
          <w:szCs w:val="24"/>
          <w:lang w:val="pt-BR"/>
        </w:rPr>
        <w:t>문서 THAM KHẢ</w:t>
      </w:r>
      <w:r>
        <w:rPr>
          <w:b/>
          <w:bCs/>
          <w:sz w:val="24"/>
          <w:szCs w:val="24"/>
          <w:lang w:val="pt-BR"/>
        </w:rPr>
        <w:t xml:space="preserve">O / </w:t>
      </w:r>
      <w:r w:rsidR="00D3667F" w:rsidRPr="00EA0736">
        <w:rPr>
          <w:b/>
          <w:bCs/>
          <w:color w:val="1F497D"/>
          <w:sz w:val="24"/>
          <w:szCs w:val="24"/>
        </w:rPr>
        <w:t>REFERENCES</w:t>
      </w:r>
      <w:r w:rsidR="007D2970" w:rsidRPr="00EA0736">
        <w:rPr>
          <w:b/>
          <w:bCs/>
          <w:color w:val="1F497D"/>
          <w:sz w:val="24"/>
          <w:szCs w:val="24"/>
        </w:rPr>
        <w:t xml:space="preserve">: </w:t>
      </w:r>
    </w:p>
    <w:p w:rsidR="00EA0736" w:rsidRPr="003B526F" w:rsidRDefault="00EA0736" w:rsidP="00EA0736">
      <w:pPr>
        <w:numPr>
          <w:ilvl w:val="0"/>
          <w:numId w:val="8"/>
        </w:numPr>
        <w:tabs>
          <w:tab w:val="clear" w:pos="360"/>
          <w:tab w:val="num" w:pos="720"/>
        </w:tabs>
        <w:spacing w:line="360" w:lineRule="auto"/>
        <w:ind w:left="720"/>
        <w:jc w:val="both"/>
        <w:rPr>
          <w:sz w:val="24"/>
          <w:szCs w:val="24"/>
        </w:rPr>
      </w:pPr>
      <w:r>
        <w:rPr>
          <w:sz w:val="24"/>
          <w:szCs w:val="24"/>
        </w:rPr>
        <w:t>TCVN ISO 9001:</w:t>
      </w:r>
      <w:r w:rsidRPr="003B526F">
        <w:rPr>
          <w:sz w:val="24"/>
          <w:szCs w:val="24"/>
        </w:rPr>
        <w:t>20</w:t>
      </w:r>
      <w:r>
        <w:rPr>
          <w:sz w:val="24"/>
          <w:szCs w:val="24"/>
        </w:rPr>
        <w:t>15;</w:t>
      </w:r>
      <w:r w:rsidR="00AB2B4E">
        <w:rPr>
          <w:sz w:val="24"/>
          <w:szCs w:val="24"/>
        </w:rPr>
        <w:t>IATF 16949:2016</w:t>
      </w:r>
    </w:p>
    <w:p w:rsidR="00D3667F" w:rsidRPr="00C718C6" w:rsidRDefault="00A15BF8" w:rsidP="00EA0736">
      <w:pPr>
        <w:spacing w:line="360" w:lineRule="auto"/>
        <w:ind w:left="720"/>
        <w:jc w:val="both"/>
        <w:rPr>
          <w:color w:val="1F497D"/>
          <w:sz w:val="24"/>
          <w:szCs w:val="24"/>
        </w:rPr>
      </w:pPr>
      <w:r w:rsidRPr="00C718C6">
        <w:rPr>
          <w:color w:val="1F497D"/>
          <w:sz w:val="24"/>
          <w:szCs w:val="24"/>
        </w:rPr>
        <w:t>TCVN ISO 9001:</w:t>
      </w:r>
      <w:r w:rsidR="007D2970" w:rsidRPr="00C718C6">
        <w:rPr>
          <w:color w:val="1F497D"/>
          <w:sz w:val="24"/>
          <w:szCs w:val="24"/>
        </w:rPr>
        <w:t>20</w:t>
      </w:r>
      <w:r w:rsidR="00A139FC" w:rsidRPr="00C718C6">
        <w:rPr>
          <w:color w:val="1F497D"/>
          <w:sz w:val="24"/>
          <w:szCs w:val="24"/>
        </w:rPr>
        <w:t>15</w:t>
      </w:r>
      <w:r w:rsidR="00435E03" w:rsidRPr="00C718C6">
        <w:rPr>
          <w:color w:val="1F497D"/>
          <w:sz w:val="24"/>
          <w:szCs w:val="24"/>
        </w:rPr>
        <w:t>;</w:t>
      </w:r>
      <w:r w:rsidR="00AB2B4E">
        <w:rPr>
          <w:color w:val="1F497D"/>
          <w:sz w:val="24"/>
          <w:szCs w:val="24"/>
        </w:rPr>
        <w:t>IATF 16949:2016</w:t>
      </w:r>
    </w:p>
    <w:p w:rsidR="00EA0736" w:rsidRDefault="00EA0736" w:rsidP="00EA0736">
      <w:pPr>
        <w:numPr>
          <w:ilvl w:val="0"/>
          <w:numId w:val="8"/>
        </w:numPr>
        <w:tabs>
          <w:tab w:val="clear" w:pos="360"/>
          <w:tab w:val="num" w:pos="720"/>
        </w:tabs>
        <w:spacing w:line="360" w:lineRule="auto"/>
        <w:ind w:left="720"/>
        <w:jc w:val="both"/>
        <w:rPr>
          <w:sz w:val="24"/>
          <w:szCs w:val="24"/>
        </w:rPr>
      </w:pPr>
      <w:r w:rsidRPr="003B526F">
        <w:rPr>
          <w:sz w:val="24"/>
          <w:szCs w:val="24"/>
        </w:rPr>
        <w:t>공문서 형식에 관한 통지 제55/2005/TTLTT-BNV-VPCP호</w:t>
      </w:r>
      <w:r>
        <w:rPr>
          <w:sz w:val="24"/>
          <w:szCs w:val="24"/>
        </w:rPr>
      </w:r>
      <w:r w:rsidRPr="003B526F">
        <w:rPr>
          <w:sz w:val="24"/>
          <w:szCs w:val="24"/>
        </w:rPr>
      </w:r>
      <w:r>
        <w:rPr>
          <w:sz w:val="24"/>
          <w:szCs w:val="24"/>
        </w:rPr>
      </w:r>
    </w:p>
    <w:p w:rsidR="007D2970" w:rsidRPr="00C718C6" w:rsidRDefault="00D3667F" w:rsidP="00EA0736">
      <w:pPr>
        <w:spacing w:line="360" w:lineRule="auto"/>
        <w:ind w:left="720"/>
        <w:jc w:val="both"/>
        <w:rPr>
          <w:color w:val="1F497D"/>
          <w:sz w:val="24"/>
          <w:szCs w:val="24"/>
        </w:rPr>
      </w:pPr>
      <w:r w:rsidRPr="00C718C6">
        <w:rPr>
          <w:color w:val="1F497D"/>
          <w:sz w:val="24"/>
          <w:szCs w:val="24"/>
        </w:rPr>
        <w:t>Circular No.</w:t>
      </w:r>
      <w:r w:rsidR="00435E03" w:rsidRPr="00C718C6">
        <w:rPr>
          <w:color w:val="1F497D"/>
          <w:sz w:val="24"/>
          <w:szCs w:val="24"/>
        </w:rPr>
        <w:t xml:space="preserve"> </w:t>
      </w:r>
      <w:r w:rsidR="007D2970" w:rsidRPr="00C718C6">
        <w:rPr>
          <w:color w:val="1F497D"/>
          <w:sz w:val="24"/>
          <w:szCs w:val="24"/>
        </w:rPr>
        <w:t>55/2005/TTLTT-BNV-VPC</w:t>
      </w:r>
      <w:r w:rsidR="00435E03" w:rsidRPr="00C718C6">
        <w:rPr>
          <w:color w:val="1F497D"/>
          <w:sz w:val="24"/>
          <w:szCs w:val="24"/>
        </w:rPr>
        <w:t xml:space="preserve">P </w:t>
      </w:r>
      <w:r w:rsidRPr="00C718C6">
        <w:rPr>
          <w:color w:val="1F497D"/>
          <w:sz w:val="24"/>
          <w:szCs w:val="24"/>
        </w:rPr>
        <w:t>about the document presentation procedure</w:t>
      </w:r>
      <w:r w:rsidR="00435E03" w:rsidRPr="00C718C6">
        <w:rPr>
          <w:color w:val="1F497D"/>
          <w:sz w:val="24"/>
          <w:szCs w:val="24"/>
        </w:rPr>
        <w:t>;</w:t>
      </w:r>
    </w:p>
    <w:p w:rsidR="00EA0736" w:rsidRPr="003B526F" w:rsidRDefault="00EA0736" w:rsidP="00EA0736">
      <w:pPr>
        <w:numPr>
          <w:ilvl w:val="0"/>
          <w:numId w:val="8"/>
        </w:numPr>
        <w:tabs>
          <w:tab w:val="clear" w:pos="360"/>
          <w:tab w:val="num" w:pos="720"/>
        </w:tabs>
        <w:spacing w:line="360" w:lineRule="auto"/>
        <w:ind w:left="720"/>
        <w:jc w:val="both"/>
        <w:rPr>
          <w:sz w:val="24"/>
          <w:szCs w:val="24"/>
        </w:rPr>
      </w:pPr>
      <w:bookmarkStart w:id="1" w:name="thethucvb"/>
      <w:r>
        <w:rPr>
          <w:sz w:val="24"/>
          <w:szCs w:val="24"/>
        </w:rPr>
        <w:t>Circular No.: 01/2011/TT-BNV 일 2011년 1월 19일 가이드서 ​​형식 및/와 문서 표현 기법 주요.</w:t>
      </w:r>
    </w:p>
    <w:p w:rsidR="00435E03" w:rsidRPr="00C718C6" w:rsidRDefault="00EA0736" w:rsidP="00EA0736">
      <w:pPr>
        <w:spacing w:line="360" w:lineRule="auto"/>
        <w:ind w:left="360"/>
        <w:jc w:val="both"/>
        <w:rPr>
          <w:color w:val="1F497D"/>
          <w:sz w:val="24"/>
          <w:szCs w:val="24"/>
        </w:rPr>
      </w:pPr>
      <w:r>
        <w:rPr>
          <w:color w:val="1F497D"/>
          <w:sz w:val="24"/>
          <w:szCs w:val="24"/>
        </w:rPr>
        <w:tab/>
      </w:r>
      <w:r w:rsidR="00D3667F" w:rsidRPr="00C718C6">
        <w:rPr>
          <w:color w:val="1F497D"/>
          <w:sz w:val="24"/>
          <w:szCs w:val="24"/>
        </w:rPr>
        <w:t xml:space="preserve">Circular No. </w:t>
      </w:r>
      <w:r w:rsidR="00435E03" w:rsidRPr="00C718C6">
        <w:rPr>
          <w:color w:val="1F497D"/>
          <w:sz w:val="24"/>
          <w:szCs w:val="24"/>
        </w:rPr>
        <w:t xml:space="preserve">01/2011/TT-BNV </w:t>
      </w:r>
      <w:bookmarkEnd w:id="1"/>
      <w:r w:rsidR="00D3667F" w:rsidRPr="00C718C6">
        <w:rPr>
          <w:color w:val="1F497D"/>
          <w:sz w:val="24"/>
          <w:szCs w:val="24"/>
        </w:rPr>
        <w:t>dated</w:t>
      </w:r>
      <w:r w:rsidR="00435E03" w:rsidRPr="00C718C6">
        <w:rPr>
          <w:color w:val="1F497D"/>
          <w:sz w:val="24"/>
          <w:szCs w:val="24"/>
        </w:rPr>
        <w:t xml:space="preserve"> 19/01/2011 </w:t>
      </w:r>
      <w:r w:rsidR="00D3667F" w:rsidRPr="00C718C6">
        <w:rPr>
          <w:color w:val="1F497D"/>
          <w:sz w:val="24"/>
          <w:szCs w:val="24"/>
        </w:rPr>
        <w:t xml:space="preserve">guiding the format and presentation </w:t>
      </w:r>
      <w:r>
        <w:rPr>
          <w:color w:val="1F497D"/>
          <w:sz w:val="24"/>
          <w:szCs w:val="24"/>
        </w:rPr>
        <w:tab/>
      </w:r>
      <w:r w:rsidR="00D3667F" w:rsidRPr="00C718C6">
        <w:rPr>
          <w:color w:val="1F497D"/>
          <w:sz w:val="24"/>
          <w:szCs w:val="24"/>
        </w:rPr>
        <w:t xml:space="preserve">techniques of administrative documents </w:t>
      </w:r>
    </w:p>
    <w:p w:rsidR="007D2970" w:rsidRPr="00EA0736" w:rsidRDefault="00EA0736" w:rsidP="00EA0736">
      <w:pPr>
        <w:numPr>
          <w:ilvl w:val="0"/>
          <w:numId w:val="9"/>
        </w:numPr>
        <w:tabs>
          <w:tab w:val="clear" w:pos="720"/>
          <w:tab w:val="num" w:pos="284"/>
        </w:tabs>
        <w:spacing w:before="240" w:line="360" w:lineRule="auto"/>
        <w:ind w:hanging="720"/>
        <w:jc w:val="both"/>
        <w:rPr>
          <w:b/>
          <w:bCs/>
          <w:sz w:val="24"/>
          <w:szCs w:val="24"/>
          <w:lang w:val="en-GB"/>
        </w:rPr>
      </w:pPr>
      <w:r w:rsidRPr="003B526F">
        <w:rPr>
          <w:b/>
          <w:bCs/>
          <w:sz w:val="24"/>
          <w:szCs w:val="24"/>
          <w:lang w:val="en-GB"/>
        </w:rPr>
        <w:t>용어 정의 / DEFINITIONS:</w:t>
      </w:r>
      <w:r>
        <w:rPr>
          <w:b/>
          <w:bCs/>
          <w:sz w:val="24"/>
          <w:szCs w:val="24"/>
          <w:lang w:val="en-GB"/>
        </w:rPr>
      </w:r>
      <w:r w:rsidR="00D3667F" w:rsidRPr="00EA0736">
        <w:rPr>
          <w:b/>
          <w:bCs/>
          <w:color w:val="1F497D"/>
          <w:sz w:val="24"/>
          <w:szCs w:val="24"/>
        </w:rPr>
      </w:r>
      <w:r w:rsidR="007D2970" w:rsidRPr="00EA0736">
        <w:rPr>
          <w:b/>
          <w:bCs/>
          <w:color w:val="1F497D"/>
          <w:sz w:val="24"/>
          <w:szCs w:val="24"/>
        </w:rPr>
      </w:r>
    </w:p>
    <w:p w:rsidR="007D2970" w:rsidRPr="00C718C6" w:rsidRDefault="00EA0736" w:rsidP="007D2970">
      <w:pPr>
        <w:spacing w:line="360" w:lineRule="auto"/>
        <w:jc w:val="both"/>
        <w:rPr>
          <w:b/>
          <w:bCs/>
          <w:i/>
          <w:iCs/>
          <w:color w:val="1F497D"/>
          <w:sz w:val="24"/>
          <w:szCs w:val="24"/>
        </w:rPr>
      </w:pPr>
      <w:r w:rsidRPr="001146DF">
        <w:rPr>
          <w:b/>
          <w:bCs/>
          <w:iCs/>
          <w:sz w:val="24"/>
          <w:szCs w:val="24"/>
          <w:lang w:val="en-GB"/>
        </w:rPr>
        <w:t>4.1.</w:t>
      </w:r>
      <w:r w:rsidRPr="003B526F">
        <w:rPr>
          <w:b/>
          <w:bCs/>
          <w:i/>
          <w:iCs/>
          <w:sz w:val="24"/>
          <w:szCs w:val="24"/>
          <w:lang w:val="en-GB"/>
        </w:rPr>
        <w:t xml:space="preserve"> </w:t>
      </w:r>
      <w:r w:rsidRPr="00CF25C4">
        <w:rPr>
          <w:b/>
          <w:bCs/>
          <w:iCs/>
          <w:sz w:val="24"/>
          <w:szCs w:val="24"/>
          <w:lang w:val="en-GB"/>
        </w:rPr>
        <w:t>문서</w:t>
      </w:r>
      <w:r>
        <w:rPr>
          <w:b/>
          <w:bCs/>
          <w:iCs/>
          <w:sz w:val="24"/>
          <w:szCs w:val="24"/>
          <w:lang w:val="en-GB"/>
        </w:rPr>
        <w:t xml:space="preserve"> /</w:t>
      </w:r>
      <w:r w:rsidR="007D2970" w:rsidRPr="00C718C6">
        <w:rPr>
          <w:b/>
          <w:bCs/>
          <w:i/>
          <w:iCs/>
          <w:color w:val="1F497D"/>
          <w:sz w:val="24"/>
          <w:szCs w:val="24"/>
        </w:rPr>
        <w:t xml:space="preserve"> </w:t>
      </w:r>
      <w:r w:rsidR="00D3667F" w:rsidRPr="00C718C6">
        <w:rPr>
          <w:b/>
          <w:bCs/>
          <w:iCs/>
          <w:color w:val="1F497D"/>
          <w:sz w:val="24"/>
          <w:szCs w:val="24"/>
        </w:rPr>
        <w:t>Documents</w:t>
      </w:r>
      <w:r w:rsidR="007D2970" w:rsidRPr="00C718C6">
        <w:rPr>
          <w:b/>
          <w:bCs/>
          <w:iCs/>
          <w:color w:val="1F497D"/>
          <w:sz w:val="24"/>
          <w:szCs w:val="24"/>
        </w:rPr>
        <w:t>:</w:t>
      </w:r>
      <w:r w:rsidR="007D2970" w:rsidRPr="00C718C6">
        <w:rPr>
          <w:b/>
          <w:bCs/>
          <w:i/>
          <w:iCs/>
          <w:color w:val="1F497D"/>
          <w:sz w:val="24"/>
          <w:szCs w:val="24"/>
        </w:rPr>
        <w:t xml:space="preserve"> </w:t>
      </w:r>
    </w:p>
    <w:p w:rsidR="00EA7FE5" w:rsidRPr="003B526F" w:rsidRDefault="00EA7FE5" w:rsidP="00EA7FE5">
      <w:pPr>
        <w:numPr>
          <w:ilvl w:val="0"/>
          <w:numId w:val="8"/>
        </w:numPr>
        <w:tabs>
          <w:tab w:val="clear" w:pos="360"/>
          <w:tab w:val="num" w:pos="720"/>
        </w:tabs>
        <w:spacing w:line="360" w:lineRule="auto"/>
        <w:ind w:left="720"/>
        <w:jc w:val="both"/>
        <w:rPr>
          <w:sz w:val="24"/>
          <w:szCs w:val="24"/>
        </w:rPr>
      </w:pPr>
      <w:r w:rsidRPr="003B526F">
        <w:rPr>
          <w:sz w:val="24"/>
          <w:szCs w:val="24"/>
        </w:rPr>
        <w:t>소속 문서: 각/모든 규정, 규칙, 규칙을 의미합니다.</w:t>
      </w:r>
      <w:r>
        <w:rPr>
          <w:sz w:val="24"/>
          <w:szCs w:val="24"/>
        </w:rPr>
        <w:t>i</w:t>
      </w:r>
      <w:r w:rsidRPr="003B526F">
        <w:rPr>
          <w:sz w:val="24"/>
          <w:szCs w:val="24"/>
        </w:rPr>
        <w:t>제출, c</w:t>
      </w:r>
      <w:r>
        <w:rPr>
          <w:sz w:val="24"/>
          <w:szCs w:val="24"/>
        </w:rPr>
        <w:t>규정, 양식 지침 등</w:t>
      </w:r>
      <w:r w:rsidRPr="003B526F">
        <w:rPr>
          <w:sz w:val="24"/>
          <w:szCs w:val="24"/>
        </w:rPr>
        <w:t xml:space="preserve">..do </w:t>
      </w:r>
      <w:r>
        <w:rPr>
          <w:sz w:val="24"/>
          <w:szCs w:val="24"/>
        </w:rPr>
        <w:t>회사</w:t>
      </w:r>
      <w:r w:rsidRPr="003B526F">
        <w:rPr>
          <w:sz w:val="24"/>
          <w:szCs w:val="24"/>
        </w:rPr>
        <w:t>널리 퍼지게 하다;</w:t>
      </w:r>
    </w:p>
    <w:p w:rsidR="00654993" w:rsidRPr="00C718C6" w:rsidRDefault="00654993" w:rsidP="00EA7FE5">
      <w:pPr>
        <w:spacing w:line="360" w:lineRule="auto"/>
        <w:ind w:left="720"/>
        <w:jc w:val="both"/>
        <w:rPr>
          <w:color w:val="1F497D"/>
          <w:sz w:val="24"/>
          <w:szCs w:val="24"/>
        </w:rPr>
      </w:pPr>
      <w:r w:rsidRPr="00C718C6">
        <w:rPr>
          <w:color w:val="1F497D"/>
          <w:sz w:val="24"/>
          <w:szCs w:val="24"/>
        </w:rPr>
        <w:t>Internal documents: mean as regulations, rules, procedures, regulations, form instructions, etc. issued by the Company;</w:t>
      </w:r>
    </w:p>
    <w:p w:rsidR="00EA7FE5" w:rsidRPr="003B526F" w:rsidRDefault="00EA7FE5" w:rsidP="00EA7FE5">
      <w:pPr>
        <w:numPr>
          <w:ilvl w:val="0"/>
          <w:numId w:val="8"/>
        </w:numPr>
        <w:tabs>
          <w:tab w:val="clear" w:pos="360"/>
          <w:tab w:val="num" w:pos="720"/>
        </w:tabs>
        <w:spacing w:line="360" w:lineRule="auto"/>
        <w:ind w:left="720"/>
        <w:jc w:val="both"/>
        <w:rPr>
          <w:sz w:val="24"/>
          <w:szCs w:val="24"/>
        </w:rPr>
      </w:pPr>
      <w:r w:rsidRPr="003B526F">
        <w:rPr>
          <w:sz w:val="24"/>
          <w:szCs w:val="24"/>
        </w:rPr>
        <w:t>외부 문서: is a document 있음/있다 외부 원본 같이/처럼 결정, 법령, 회람, 각/모든 기술 문서</w:t>
      </w:r>
      <w:r>
        <w:rPr>
          <w:sz w:val="24"/>
          <w:szCs w:val="24"/>
        </w:rPr>
        <w:t>,.v.v..</w:t>
      </w:r>
      <w:r w:rsidRPr="003B526F">
        <w:rPr>
          <w:sz w:val="24"/>
          <w:szCs w:val="24"/>
        </w:rPr>
        <w:t>혹시/되어 사용하기 위해 각/모든 활동 중</w:t>
      </w:r>
      <w:r>
        <w:rPr>
          <w:sz w:val="24"/>
          <w:szCs w:val="24"/>
        </w:rPr>
        <w:t>회사</w:t>
      </w:r>
      <w:r w:rsidRPr="003B526F">
        <w:rPr>
          <w:sz w:val="24"/>
          <w:szCs w:val="24"/>
        </w:rPr>
        <w:t>.</w:t>
      </w:r>
    </w:p>
    <w:p w:rsidR="00654993" w:rsidRPr="00C718C6" w:rsidRDefault="00654993" w:rsidP="00EA7FE5">
      <w:pPr>
        <w:spacing w:line="360" w:lineRule="auto"/>
        <w:ind w:left="720"/>
        <w:jc w:val="both"/>
        <w:rPr>
          <w:color w:val="1F497D"/>
          <w:sz w:val="24"/>
          <w:szCs w:val="24"/>
        </w:rPr>
      </w:pPr>
      <w:r w:rsidRPr="00C718C6">
        <w:rPr>
          <w:color w:val="1F497D"/>
          <w:sz w:val="24"/>
          <w:szCs w:val="24"/>
        </w:rPr>
        <w:t>External documents means documents (compiled and published) from the external parties such as decisions, decrees, circulars, technical documents, etc. that are used to carry out activities within the Company.</w:t>
      </w:r>
    </w:p>
    <w:p w:rsidR="007D2970" w:rsidRPr="00EA7FE5" w:rsidRDefault="00EA7FE5" w:rsidP="007D2970">
      <w:pPr>
        <w:spacing w:line="360" w:lineRule="auto"/>
        <w:jc w:val="both"/>
        <w:rPr>
          <w:b/>
          <w:bCs/>
          <w:i/>
          <w:iCs/>
          <w:sz w:val="24"/>
          <w:szCs w:val="24"/>
          <w:lang w:val="de-DE"/>
        </w:rPr>
      </w:pPr>
      <w:r w:rsidRPr="001146DF">
        <w:rPr>
          <w:b/>
          <w:bCs/>
          <w:iCs/>
          <w:sz w:val="24"/>
          <w:szCs w:val="24"/>
          <w:lang w:val="de-DE"/>
        </w:rPr>
        <w:t>4.2.</w:t>
      </w:r>
      <w:r w:rsidRPr="003B526F">
        <w:rPr>
          <w:b/>
          <w:bCs/>
          <w:i/>
          <w:iCs/>
          <w:sz w:val="24"/>
          <w:szCs w:val="24"/>
          <w:lang w:val="de-DE"/>
        </w:rPr>
        <w:t xml:space="preserve"> </w:t>
      </w:r>
      <w:r w:rsidRPr="00CF25C4">
        <w:rPr>
          <w:b/>
          <w:bCs/>
          <w:iCs/>
          <w:sz w:val="24"/>
          <w:szCs w:val="24"/>
          <w:lang w:val="de-DE"/>
        </w:rPr>
        <w:t>기술교류/화된 제어</w:t>
      </w:r>
      <w:r>
        <w:rPr>
          <w:b/>
          <w:bCs/>
          <w:iCs/>
          <w:sz w:val="24"/>
          <w:szCs w:val="24"/>
          <w:lang w:val="de-DE"/>
        </w:rPr>
        <w:t xml:space="preserve"> /</w:t>
      </w:r>
      <w:r w:rsidR="007D2970" w:rsidRPr="00C718C6">
        <w:rPr>
          <w:b/>
          <w:bCs/>
          <w:i/>
          <w:iCs/>
          <w:color w:val="1F497D"/>
          <w:sz w:val="24"/>
          <w:szCs w:val="24"/>
        </w:rPr>
        <w:t xml:space="preserve"> </w:t>
      </w:r>
      <w:r w:rsidR="00654993" w:rsidRPr="00C718C6">
        <w:rPr>
          <w:b/>
          <w:bCs/>
          <w:iCs/>
          <w:color w:val="1F497D"/>
          <w:sz w:val="24"/>
          <w:szCs w:val="24"/>
        </w:rPr>
        <w:t>Controlled documents</w:t>
      </w:r>
      <w:r w:rsidR="007D2970" w:rsidRPr="00C718C6">
        <w:rPr>
          <w:b/>
          <w:bCs/>
          <w:iCs/>
          <w:color w:val="1F497D"/>
          <w:sz w:val="24"/>
          <w:szCs w:val="24"/>
        </w:rPr>
        <w:t>:</w:t>
      </w:r>
      <w:r w:rsidR="007D2970" w:rsidRPr="00C718C6">
        <w:rPr>
          <w:b/>
          <w:bCs/>
          <w:i/>
          <w:iCs/>
          <w:color w:val="1F497D"/>
          <w:sz w:val="24"/>
          <w:szCs w:val="24"/>
        </w:rPr>
        <w:t xml:space="preserve"> </w:t>
      </w:r>
    </w:p>
    <w:p w:rsidR="007D2970" w:rsidRPr="00EA7FE5" w:rsidRDefault="00EA7FE5" w:rsidP="00EA7FE5">
      <w:pPr>
        <w:numPr>
          <w:ilvl w:val="0"/>
          <w:numId w:val="8"/>
        </w:numPr>
        <w:tabs>
          <w:tab w:val="clear" w:pos="360"/>
          <w:tab w:val="num" w:pos="720"/>
        </w:tabs>
        <w:spacing w:line="360" w:lineRule="auto"/>
        <w:ind w:left="720"/>
        <w:jc w:val="both"/>
        <w:rPr>
          <w:i/>
          <w:iCs/>
          <w:color w:val="1F497D"/>
          <w:sz w:val="24"/>
          <w:szCs w:val="24"/>
        </w:rPr>
      </w:pPr>
      <w:r w:rsidRPr="00EA7FE5">
        <w:rPr>
          <w:i/>
          <w:iCs/>
          <w:sz w:val="24"/>
          <w:szCs w:val="24"/>
          <w:lang w:val="de-DE"/>
        </w:rPr>
        <w:t>뮌헨의 뮌헨/화된 제어 /</w:t>
      </w:r>
      <w:r>
        <w:rPr>
          <w:i/>
          <w:iCs/>
          <w:sz w:val="24"/>
          <w:szCs w:val="24"/>
          <w:lang w:val="de-DE"/>
        </w:rPr>
        <w:t xml:space="preserve"> </w:t>
      </w:r>
      <w:r w:rsidR="00654993" w:rsidRPr="00EA7FE5">
        <w:rPr>
          <w:i/>
          <w:iCs/>
          <w:color w:val="1F497D"/>
          <w:sz w:val="24"/>
          <w:szCs w:val="24"/>
        </w:rPr>
        <w:t>Controlled internal documents</w:t>
      </w:r>
      <w:r w:rsidR="007D2970" w:rsidRPr="00EA7FE5">
        <w:rPr>
          <w:i/>
          <w:iCs/>
          <w:color w:val="1F497D"/>
          <w:sz w:val="24"/>
          <w:szCs w:val="24"/>
        </w:rPr>
        <w:t xml:space="preserve">: </w:t>
      </w:r>
    </w:p>
    <w:p w:rsidR="00EA7FE5" w:rsidRPr="003B526F" w:rsidRDefault="00EA7FE5" w:rsidP="00EA7FE5">
      <w:pPr>
        <w:spacing w:line="360" w:lineRule="auto"/>
        <w:ind w:left="360"/>
        <w:jc w:val="both"/>
        <w:rPr>
          <w:sz w:val="24"/>
          <w:szCs w:val="24"/>
          <w:lang w:val="de-DE"/>
        </w:rPr>
      </w:pPr>
      <w:r>
        <w:rPr>
          <w:sz w:val="24"/>
          <w:szCs w:val="24"/>
          <w:lang w:val="de-DE"/>
        </w:rPr>
        <w:tab/>
      </w:r>
      <w:r w:rsidRPr="003B526F">
        <w:rPr>
          <w:sz w:val="24"/>
          <w:szCs w:val="24"/>
          <w:lang w:val="de-DE"/>
        </w:rPr>
        <w:t xml:space="preserve">+  </w:t>
      </w:r>
      <w:r>
        <w:rPr>
          <w:sz w:val="24"/>
          <w:szCs w:val="24"/>
          <w:lang w:val="de-DE"/>
        </w:rPr>
        <w:t>있음/있음 문서입니다.</w:t>
      </w:r>
      <w:r w:rsidRPr="003B526F">
        <w:rPr>
          <w:sz w:val="24"/>
          <w:szCs w:val="24"/>
          <w:lang w:val="de-DE"/>
        </w:rPr>
        <w:t>fresh sign 의 사람 있음/있다 판사</w:t>
      </w:r>
      <w:r>
        <w:rPr>
          <w:sz w:val="24"/>
          <w:szCs w:val="24"/>
          <w:lang w:val="de-DE"/>
        </w:rPr>
        <w:t>승인 허가 및/와 있음/있음 체크 표시</w:t>
      </w:r>
      <w:r>
        <w:rPr>
          <w:sz w:val="24"/>
          <w:szCs w:val="24"/>
          <w:lang w:val="de-DE"/>
        </w:rPr>
        <w:t>제어</w:t>
      </w:r>
      <w:r w:rsidRPr="003B526F">
        <w:rPr>
          <w:sz w:val="24"/>
          <w:szCs w:val="24"/>
          <w:lang w:val="de-DE"/>
        </w:rPr>
        <w:t>. 문서가 변경되면 개별 각/모든 단위 관련을 업데이트합니다.</w:t>
      </w:r>
    </w:p>
    <w:p w:rsidR="00125CC8" w:rsidRPr="00C718C6" w:rsidRDefault="006304FD" w:rsidP="007D2970">
      <w:pPr>
        <w:spacing w:line="360" w:lineRule="auto"/>
        <w:ind w:left="720"/>
        <w:jc w:val="both"/>
        <w:rPr>
          <w:color w:val="1F497D"/>
          <w:sz w:val="24"/>
          <w:szCs w:val="24"/>
        </w:rPr>
      </w:pPr>
      <w:r w:rsidRPr="00C718C6">
        <w:rPr>
          <w:color w:val="1F497D"/>
          <w:sz w:val="24"/>
          <w:szCs w:val="24"/>
        </w:rPr>
        <w:t>+ Mean</w:t>
      </w:r>
      <w:r w:rsidR="00125CC8" w:rsidRPr="00C718C6">
        <w:rPr>
          <w:color w:val="1F497D"/>
          <w:sz w:val="24"/>
          <w:szCs w:val="24"/>
        </w:rPr>
        <w:t xml:space="preserve"> documents which are signed by a competent person and sealed. When there is any change, the updated documents must be sent to the involved units and individuals.</w:t>
      </w:r>
    </w:p>
    <w:p w:rsidR="007D2970" w:rsidRPr="00EA7FE5" w:rsidRDefault="00EA7FE5" w:rsidP="00EA7FE5">
      <w:pPr>
        <w:numPr>
          <w:ilvl w:val="0"/>
          <w:numId w:val="8"/>
        </w:numPr>
        <w:tabs>
          <w:tab w:val="clear" w:pos="360"/>
          <w:tab w:val="num" w:pos="720"/>
        </w:tabs>
        <w:spacing w:line="360" w:lineRule="auto"/>
        <w:ind w:left="720"/>
        <w:jc w:val="both"/>
        <w:rPr>
          <w:i/>
          <w:iCs/>
          <w:sz w:val="24"/>
          <w:szCs w:val="24"/>
          <w:lang w:val="de-DE"/>
        </w:rPr>
      </w:pPr>
      <w:r w:rsidRPr="00747110">
        <w:rPr>
          <w:i/>
          <w:iCs/>
          <w:sz w:val="24"/>
          <w:szCs w:val="24"/>
          <w:lang w:val="de-DE"/>
        </w:rPr>
        <w:t>외부 기술 하드웨어/화된 유형</w:t>
      </w:r>
      <w:r>
        <w:rPr>
          <w:i/>
          <w:iCs/>
          <w:sz w:val="24"/>
          <w:szCs w:val="24"/>
          <w:lang w:val="de-DE"/>
        </w:rPr>
        <w:t>제어 /</w:t>
      </w:r>
      <w:r w:rsidR="00125CC8" w:rsidRPr="00EA7FE5">
        <w:rPr>
          <w:i/>
          <w:iCs/>
          <w:color w:val="1F497D"/>
          <w:sz w:val="24"/>
          <w:szCs w:val="24"/>
        </w:rPr>
        <w:t>Controlled external documents</w:t>
      </w:r>
      <w:r w:rsidR="007D2970" w:rsidRPr="00EA7FE5">
        <w:rPr>
          <w:i/>
          <w:iCs/>
          <w:color w:val="1F497D"/>
          <w:sz w:val="24"/>
          <w:szCs w:val="24"/>
        </w:rPr>
        <w:t>:</w:t>
      </w:r>
    </w:p>
    <w:p w:rsidR="00B01988" w:rsidRDefault="00B01988" w:rsidP="00B01988">
      <w:pPr>
        <w:spacing w:line="360" w:lineRule="auto"/>
        <w:ind w:left="360"/>
        <w:jc w:val="both"/>
        <w:rPr>
          <w:sz w:val="24"/>
          <w:szCs w:val="24"/>
          <w:lang w:val="de-DE"/>
        </w:rPr>
      </w:pPr>
      <w:r>
        <w:rPr>
          <w:sz w:val="24"/>
          <w:szCs w:val="24"/>
          <w:lang w:val="de-DE"/>
        </w:rPr>
        <w:tab/>
      </w:r>
      <w:r w:rsidRPr="00747110">
        <w:rPr>
          <w:sz w:val="24"/>
          <w:szCs w:val="24"/>
          <w:lang w:val="de-DE"/>
        </w:rPr>
        <w:t>+ 외부 문서 목록을 업데이트한 문서입니다.</w:t>
      </w:r>
    </w:p>
    <w:p w:rsidR="006304FD" w:rsidRDefault="007D2970" w:rsidP="007D2970">
      <w:pPr>
        <w:spacing w:line="360" w:lineRule="auto"/>
        <w:ind w:left="720"/>
        <w:jc w:val="both"/>
        <w:rPr>
          <w:color w:val="1F497D"/>
          <w:sz w:val="24"/>
          <w:szCs w:val="24"/>
        </w:rPr>
      </w:pPr>
      <w:r w:rsidRPr="00C718C6">
        <w:rPr>
          <w:color w:val="1F497D"/>
          <w:sz w:val="24"/>
          <w:szCs w:val="24"/>
        </w:rPr>
        <w:t xml:space="preserve">+   </w:t>
      </w:r>
      <w:r w:rsidR="006304FD" w:rsidRPr="00C718C6">
        <w:rPr>
          <w:color w:val="1F497D"/>
          <w:sz w:val="24"/>
          <w:szCs w:val="24"/>
        </w:rPr>
        <w:t xml:space="preserve">Mean </w:t>
      </w:r>
      <w:r w:rsidR="00112AD9" w:rsidRPr="00C718C6">
        <w:rPr>
          <w:color w:val="1F497D"/>
          <w:sz w:val="24"/>
          <w:szCs w:val="24"/>
        </w:rPr>
        <w:t>documents that have</w:t>
      </w:r>
      <w:r w:rsidR="006304FD" w:rsidRPr="00C718C6">
        <w:rPr>
          <w:color w:val="1F497D"/>
          <w:sz w:val="24"/>
          <w:szCs w:val="24"/>
        </w:rPr>
        <w:t xml:space="preserve"> been updated to the list of external documents.</w:t>
      </w:r>
    </w:p>
    <w:p w:rsidR="00095349" w:rsidRDefault="00095349" w:rsidP="00095349">
      <w:pPr>
        <w:spacing w:line="360" w:lineRule="auto"/>
        <w:jc w:val="both"/>
        <w:rPr>
          <w:sz w:val="24"/>
          <w:szCs w:val="24"/>
          <w:lang w:val="pt-BR"/>
        </w:rPr>
      </w:pPr>
      <w:r w:rsidRPr="000C3699">
        <w:rPr>
          <w:b/>
          <w:bCs/>
          <w:iCs/>
          <w:sz w:val="24"/>
          <w:szCs w:val="24"/>
          <w:lang w:val="pt-BR"/>
        </w:rPr>
        <w:t>4.3 제어</w:t>
      </w:r>
      <w:r>
        <w:rPr>
          <w:b/>
          <w:bCs/>
          <w:iCs/>
          <w:sz w:val="24"/>
          <w:szCs w:val="24"/>
          <w:lang w:val="pt-BR"/>
        </w:rPr>
        <w:t xml:space="preserve"> / </w:t>
      </w:r>
      <w:r w:rsidRPr="00C718C6">
        <w:rPr>
          <w:b/>
          <w:bCs/>
          <w:iCs/>
          <w:color w:val="1F497D"/>
          <w:sz w:val="24"/>
          <w:szCs w:val="24"/>
        </w:rPr>
        <w:t>Uncontrolled documents</w:t>
      </w:r>
      <w:r w:rsidRPr="00FE6341">
        <w:rPr>
          <w:b/>
          <w:bCs/>
          <w:sz w:val="24"/>
          <w:szCs w:val="24"/>
          <w:lang w:val="pt-BR"/>
        </w:rPr>
        <w:t xml:space="preserve"> :</w:t>
      </w:r>
      <w:r w:rsidRPr="00FE6341">
        <w:rPr>
          <w:sz w:val="24"/>
          <w:szCs w:val="24"/>
          <w:lang w:val="pt-BR"/>
        </w:rPr>
        <w:t xml:space="preserve"> </w:t>
      </w:r>
    </w:p>
    <w:p w:rsidR="00095349" w:rsidRPr="00FE6341" w:rsidRDefault="00F25B52" w:rsidP="00095349">
      <w:pPr>
        <w:spacing w:line="360" w:lineRule="auto"/>
        <w:jc w:val="both"/>
        <w:rPr>
          <w:sz w:val="24"/>
          <w:szCs w:val="24"/>
          <w:lang w:val="pt-BR"/>
        </w:rPr>
      </w:pPr>
      <w:r>
        <w:rPr>
          <w:sz w:val="24"/>
          <w:szCs w:val="24"/>
          <w:lang w:val="pt-BR"/>
        </w:rPr>
        <w:tab/>
      </w:r>
      <w:r w:rsidR="00095349" w:rsidRPr="00FE6341">
        <w:rPr>
          <w:sz w:val="24"/>
          <w:szCs w:val="24"/>
          <w:lang w:val="pt-BR"/>
        </w:rPr>
        <w:t>섹션 4.2의 에 따라 규정을 준수하는 문서입니다.</w:t>
      </w:r>
    </w:p>
    <w:p w:rsidR="007D2970" w:rsidRPr="00C718C6" w:rsidRDefault="00F25B52" w:rsidP="007D2970">
      <w:pPr>
        <w:spacing w:line="360" w:lineRule="auto"/>
        <w:jc w:val="both"/>
        <w:rPr>
          <w:color w:val="1F497D"/>
          <w:sz w:val="24"/>
          <w:szCs w:val="24"/>
        </w:rPr>
      </w:pPr>
      <w:r>
        <w:rPr>
          <w:bCs/>
          <w:color w:val="1F497D"/>
          <w:sz w:val="24"/>
          <w:szCs w:val="24"/>
        </w:rPr>
        <w:tab/>
        <w:t>M</w:t>
      </w:r>
      <w:r w:rsidR="006304FD" w:rsidRPr="00C718C6">
        <w:rPr>
          <w:bCs/>
          <w:color w:val="1F497D"/>
          <w:sz w:val="24"/>
          <w:szCs w:val="24"/>
        </w:rPr>
        <w:t>ean documents that are not complied with Section 4.2</w:t>
      </w:r>
      <w:r w:rsidR="007D2970" w:rsidRPr="00C718C6">
        <w:rPr>
          <w:color w:val="1F497D"/>
          <w:sz w:val="24"/>
          <w:szCs w:val="24"/>
        </w:rPr>
        <w:t xml:space="preserve"> </w:t>
      </w:r>
    </w:p>
    <w:p w:rsidR="009A4DA2" w:rsidRPr="00F25B52" w:rsidRDefault="00F25B52" w:rsidP="007D2970">
      <w:pPr>
        <w:spacing w:line="360" w:lineRule="auto"/>
        <w:jc w:val="both"/>
        <w:rPr>
          <w:b/>
          <w:bCs/>
          <w:iCs/>
          <w:sz w:val="24"/>
          <w:szCs w:val="24"/>
          <w:lang w:val="de-DE"/>
        </w:rPr>
      </w:pPr>
      <w:r w:rsidRPr="000C3699">
        <w:rPr>
          <w:b/>
          <w:bCs/>
          <w:iCs/>
          <w:sz w:val="24"/>
          <w:szCs w:val="24"/>
          <w:lang w:val="de-DE"/>
        </w:rPr>
        <w:t>4.4 약어 / Abbreviations:</w:t>
      </w:r>
      <w:r>
        <w:rPr>
          <w:b/>
          <w:bCs/>
          <w:iCs/>
          <w:sz w:val="24"/>
          <w:szCs w:val="24"/>
          <w:lang w:val="de-DE"/>
        </w:rPr>
      </w:r>
      <w:r w:rsidR="007D2970" w:rsidRPr="00C718C6">
        <w:rPr>
          <w:b/>
          <w:bCs/>
          <w:iCs/>
          <w:color w:val="1F497D"/>
          <w:sz w:val="24"/>
          <w:szCs w:val="24"/>
        </w:rPr>
      </w:r>
      <w:r w:rsidR="006304FD" w:rsidRPr="00C718C6">
        <w:rPr>
          <w:b/>
          <w:bCs/>
          <w:iCs/>
          <w:color w:val="1F497D"/>
          <w:sz w:val="24"/>
          <w:szCs w:val="24"/>
        </w:rPr>
      </w:r>
      <w:r w:rsidR="007D2970" w:rsidRPr="00C718C6">
        <w:rPr>
          <w:b/>
          <w:bCs/>
          <w:iCs/>
          <w:color w:val="1F497D"/>
          <w:sz w:val="24"/>
          <w:szCs w:val="24"/>
        </w:rPr>
      </w:r>
    </w:p>
    <w:p w:rsidR="00F25B52" w:rsidRPr="009A4DA2" w:rsidRDefault="00F25B52" w:rsidP="00F25B52">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ISO : ban ISO</w:t>
      </w:r>
    </w:p>
    <w:p w:rsidR="009A4DA2"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ISO : ISO</w:t>
      </w:r>
      <w:r w:rsidR="006304FD" w:rsidRPr="00C718C6">
        <w:rPr>
          <w:color w:val="1F497D"/>
          <w:sz w:val="24"/>
          <w:szCs w:val="24"/>
        </w:rPr>
        <w:t xml:space="preserve"> Department</w:t>
      </w:r>
    </w:p>
    <w:p w:rsidR="00B673BF" w:rsidRPr="00AF74B3"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rPr>
        <w:t>GA: 주요인적자원</w:t>
      </w:r>
    </w:p>
    <w:p w:rsidR="00FF494C"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GA : </w:t>
      </w:r>
      <w:r w:rsidR="00EF27D6" w:rsidRPr="00C718C6">
        <w:rPr>
          <w:color w:val="1F497D"/>
          <w:sz w:val="24"/>
          <w:szCs w:val="24"/>
        </w:rPr>
        <w:t xml:space="preserve">Administration </w:t>
      </w:r>
      <w:r w:rsidR="00660721" w:rsidRPr="00C718C6">
        <w:rPr>
          <w:color w:val="1F497D"/>
          <w:sz w:val="24"/>
          <w:szCs w:val="24"/>
        </w:rPr>
        <w:t>-</w:t>
      </w:r>
      <w:r w:rsidR="00EF27D6" w:rsidRPr="00C718C6">
        <w:rPr>
          <w:color w:val="1F497D"/>
          <w:sz w:val="24"/>
          <w:szCs w:val="24"/>
        </w:rPr>
        <w:t xml:space="preserve"> </w:t>
      </w:r>
      <w:r w:rsidR="00660721" w:rsidRPr="00C718C6">
        <w:rPr>
          <w:color w:val="1F497D"/>
          <w:sz w:val="24"/>
          <w:szCs w:val="24"/>
        </w:rPr>
        <w:t>Personnel</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EHS: 환경 관리</w:t>
      </w:r>
    </w:p>
    <w:p w:rsidR="00AF74B3" w:rsidRPr="00C718C6" w:rsidRDefault="00AF74B3" w:rsidP="00AF74B3">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EHS : </w:t>
      </w:r>
      <w:r w:rsidR="00EF27D6" w:rsidRPr="00C718C6">
        <w:rPr>
          <w:color w:val="1F497D"/>
          <w:sz w:val="24"/>
          <w:szCs w:val="24"/>
        </w:rPr>
        <w:t>Health, Safety and Environment</w:t>
      </w:r>
    </w:p>
    <w:p w:rsidR="00B673BF" w:rsidRPr="00AF74B3"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 xml:space="preserve">WH : Kho </w:t>
      </w:r>
    </w:p>
    <w:p w:rsidR="00AF74B3" w:rsidRPr="00C718C6" w:rsidRDefault="00AF74B3" w:rsidP="00AF74B3">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WH : </w:t>
      </w:r>
      <w:r w:rsidR="006232D6">
        <w:rPr>
          <w:color w:val="1F497D"/>
          <w:sz w:val="24"/>
          <w:szCs w:val="24"/>
        </w:rPr>
        <w:t>Warehouse</w:t>
      </w:r>
    </w:p>
    <w:p w:rsidR="00B673BF" w:rsidRPr="009A4DA2"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rPr>
        <w:t>미주리: 금형</w:t>
      </w:r>
    </w:p>
    <w:p w:rsidR="009A4DA2"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MO : </w:t>
      </w:r>
      <w:r w:rsidR="00EF27D6" w:rsidRPr="00C718C6">
        <w:rPr>
          <w:color w:val="1F497D"/>
          <w:sz w:val="24"/>
          <w:szCs w:val="24"/>
        </w:rPr>
        <w:t>Mold</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CTT: 캐스팅</w:t>
      </w:r>
    </w:p>
    <w:p w:rsidR="009A4DA2" w:rsidRDefault="00AF74B3"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CTT : </w:t>
      </w:r>
      <w:r w:rsidR="00EF27D6" w:rsidRPr="00C718C6">
        <w:rPr>
          <w:color w:val="1F497D"/>
          <w:sz w:val="24"/>
          <w:szCs w:val="24"/>
        </w:rPr>
        <w:t>Cast</w:t>
      </w:r>
      <w:r w:rsidR="00AB2B4E">
        <w:rPr>
          <w:color w:val="1F497D"/>
          <w:sz w:val="24"/>
          <w:szCs w:val="24"/>
        </w:rPr>
        <w:t>ting</w:t>
      </w:r>
    </w:p>
    <w:p w:rsidR="00AB2B4E" w:rsidRDefault="00AB2B4E" w:rsidP="00493598">
      <w:pPr>
        <w:numPr>
          <w:ilvl w:val="0"/>
          <w:numId w:val="6"/>
        </w:numPr>
        <w:tabs>
          <w:tab w:val="clear" w:pos="1080"/>
          <w:tab w:val="num" w:pos="720"/>
          <w:tab w:val="left" w:pos="2127"/>
        </w:tabs>
        <w:spacing w:line="360" w:lineRule="auto"/>
        <w:ind w:left="720"/>
        <w:jc w:val="both"/>
        <w:rPr>
          <w:sz w:val="24"/>
          <w:szCs w:val="24"/>
          <w:lang w:val="de-DE"/>
        </w:rPr>
      </w:pPr>
      <w:r w:rsidRPr="00AB2B4E">
        <w:rPr>
          <w:sz w:val="24"/>
          <w:szCs w:val="24"/>
          <w:lang w:val="de-DE"/>
        </w:rPr>
        <w:t>TM: 젠장</w:t>
      </w:r>
    </w:p>
    <w:p w:rsidR="00AB2B4E" w:rsidRPr="00AB2B4E" w:rsidRDefault="00AB2B4E" w:rsidP="00493598">
      <w:pPr>
        <w:numPr>
          <w:ilvl w:val="0"/>
          <w:numId w:val="6"/>
        </w:numPr>
        <w:tabs>
          <w:tab w:val="clear" w:pos="1080"/>
          <w:tab w:val="num" w:pos="720"/>
          <w:tab w:val="left" w:pos="2127"/>
        </w:tabs>
        <w:spacing w:line="360" w:lineRule="auto"/>
        <w:ind w:left="720"/>
        <w:jc w:val="both"/>
        <w:rPr>
          <w:color w:val="1F497D"/>
          <w:sz w:val="24"/>
          <w:szCs w:val="24"/>
        </w:rPr>
      </w:pPr>
      <w:r w:rsidRPr="00AB2B4E">
        <w:rPr>
          <w:color w:val="1F497D"/>
          <w:sz w:val="24"/>
          <w:szCs w:val="24"/>
        </w:rPr>
        <w:t>TM: Trimming</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CNC : CNC</w:t>
      </w:r>
    </w:p>
    <w:p w:rsidR="00EF27D6" w:rsidRPr="00C718C6" w:rsidRDefault="00AF74B3" w:rsidP="00EF27D6">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CNC : CNC</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PCH: 연삭 - 화학적 처리 - 핫프레스</w:t>
      </w:r>
    </w:p>
    <w:p w:rsidR="00AF74B3" w:rsidRPr="00C718C6" w:rsidRDefault="009F2938" w:rsidP="00EF27D6">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PCH: </w:t>
      </w:r>
      <w:r w:rsidR="00EF27D6" w:rsidRPr="00C718C6">
        <w:rPr>
          <w:color w:val="1F497D"/>
          <w:sz w:val="24"/>
          <w:szCs w:val="24"/>
        </w:rPr>
        <w:t>Polish</w:t>
      </w:r>
      <w:r w:rsidR="00AF74B3" w:rsidRPr="00C718C6">
        <w:rPr>
          <w:color w:val="1F497D"/>
          <w:sz w:val="24"/>
          <w:szCs w:val="24"/>
        </w:rPr>
        <w:t xml:space="preserve"> – </w:t>
      </w:r>
      <w:r w:rsidR="00EF27D6" w:rsidRPr="00C718C6">
        <w:rPr>
          <w:color w:val="1F497D"/>
          <w:sz w:val="24"/>
          <w:szCs w:val="24"/>
        </w:rPr>
        <w:t xml:space="preserve">Grinding - </w:t>
      </w:r>
      <w:r w:rsidR="00AB2B4E">
        <w:rPr>
          <w:color w:val="1F497D"/>
          <w:sz w:val="24"/>
          <w:szCs w:val="24"/>
        </w:rPr>
        <w:t>Chromate</w:t>
      </w:r>
      <w:r w:rsidR="00EF27D6" w:rsidRPr="00C718C6">
        <w:rPr>
          <w:color w:val="1F497D"/>
          <w:sz w:val="24"/>
          <w:szCs w:val="24"/>
        </w:rPr>
        <w:t xml:space="preserve"> </w:t>
      </w:r>
      <w:r w:rsidR="00AF74B3" w:rsidRPr="00C718C6">
        <w:rPr>
          <w:color w:val="1F497D"/>
          <w:sz w:val="24"/>
          <w:szCs w:val="24"/>
        </w:rPr>
        <w:t>- Hotpress</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파이: 아들</w:t>
      </w:r>
    </w:p>
    <w:p w:rsidR="00D97E29" w:rsidRPr="00C718C6" w:rsidRDefault="00AF74B3" w:rsidP="00D97E29">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PAI</w:t>
      </w:r>
      <w:r w:rsidR="009F2938" w:rsidRPr="00C718C6">
        <w:rPr>
          <w:color w:val="1F497D"/>
          <w:sz w:val="24"/>
          <w:szCs w:val="24"/>
        </w:rPr>
        <w:t xml:space="preserve"> : </w:t>
      </w:r>
      <w:r w:rsidR="00EF27D6" w:rsidRPr="00C718C6">
        <w:rPr>
          <w:color w:val="1F497D"/>
          <w:sz w:val="24"/>
          <w:szCs w:val="24"/>
        </w:rPr>
        <w:t>Paint</w:t>
      </w:r>
      <w:r w:rsidR="00AB2B4E">
        <w:rPr>
          <w:color w:val="1F497D"/>
          <w:sz w:val="24"/>
          <w:szCs w:val="24"/>
        </w:rPr>
        <w:t>ing</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INJ : 플라스틱 성형 - 가공</w:t>
      </w:r>
    </w:p>
    <w:p w:rsidR="00AF74B3" w:rsidRPr="00C718C6" w:rsidRDefault="009F2938" w:rsidP="00D97E29">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INJ: </w:t>
      </w:r>
      <w:r w:rsidR="00AB2B4E">
        <w:rPr>
          <w:color w:val="1F497D"/>
          <w:sz w:val="24"/>
          <w:szCs w:val="24"/>
        </w:rPr>
        <w:t>Injection</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엉덩이: 조립</w:t>
      </w:r>
    </w:p>
    <w:p w:rsidR="00D97E29" w:rsidRPr="00C718C6" w:rsidRDefault="009F2938" w:rsidP="00D97E29">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ASS: </w:t>
      </w:r>
      <w:r w:rsidR="00D97E29" w:rsidRPr="00C718C6">
        <w:rPr>
          <w:color w:val="1F497D"/>
          <w:sz w:val="24"/>
          <w:szCs w:val="24"/>
        </w:rPr>
        <w:t>Assembly</w:t>
      </w:r>
      <w:r w:rsidRPr="00C718C6">
        <w:rPr>
          <w:color w:val="1F497D"/>
          <w:sz w:val="24"/>
          <w:szCs w:val="24"/>
        </w:rPr>
        <w:t xml:space="preserve"> </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R&amp;D: 연구 및/와 제품 개발</w:t>
      </w:r>
    </w:p>
    <w:p w:rsidR="009A4DA2"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R&amp;D : </w:t>
      </w:r>
      <w:r w:rsidR="00D97E29" w:rsidRPr="00C718C6">
        <w:rPr>
          <w:color w:val="1F497D"/>
          <w:sz w:val="24"/>
          <w:szCs w:val="24"/>
        </w:rPr>
        <w:t>Research and Development</w:t>
      </w:r>
    </w:p>
    <w:p w:rsidR="00B673BF" w:rsidRPr="009A4DA2"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SAL : kinh doanh</w:t>
      </w:r>
    </w:p>
    <w:p w:rsidR="009A4DA2"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SA</w:t>
      </w:r>
      <w:r w:rsidR="00B92373" w:rsidRPr="00C718C6">
        <w:rPr>
          <w:color w:val="1F497D"/>
          <w:sz w:val="24"/>
          <w:szCs w:val="24"/>
        </w:rPr>
        <w:t>L</w:t>
      </w:r>
      <w:r w:rsidRPr="00C718C6">
        <w:rPr>
          <w:color w:val="1F497D"/>
          <w:sz w:val="24"/>
          <w:szCs w:val="24"/>
        </w:rPr>
        <w:t xml:space="preserve"> : </w:t>
      </w:r>
      <w:r w:rsidR="00D97E29" w:rsidRPr="00C718C6">
        <w:rPr>
          <w:color w:val="1F497D"/>
          <w:sz w:val="24"/>
          <w:szCs w:val="24"/>
        </w:rPr>
        <w:t>Sales</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PUR : 구매</w:t>
      </w:r>
    </w:p>
    <w:p w:rsidR="009A4DA2"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PU</w:t>
      </w:r>
      <w:r w:rsidR="00B92373" w:rsidRPr="00C718C6">
        <w:rPr>
          <w:color w:val="1F497D"/>
          <w:sz w:val="24"/>
          <w:szCs w:val="24"/>
        </w:rPr>
        <w:t>R</w:t>
      </w:r>
      <w:r w:rsidRPr="00C718C6">
        <w:rPr>
          <w:color w:val="1F497D"/>
          <w:sz w:val="24"/>
          <w:szCs w:val="24"/>
        </w:rPr>
        <w:t xml:space="preserve"> : </w:t>
      </w:r>
      <w:r w:rsidR="00D97E29" w:rsidRPr="00C718C6">
        <w:rPr>
          <w:color w:val="1F497D"/>
          <w:sz w:val="24"/>
          <w:szCs w:val="24"/>
        </w:rPr>
        <w:t>Purchase</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QM: 품질 관리</w:t>
      </w:r>
    </w:p>
    <w:p w:rsidR="009A4DA2"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Q</w:t>
      </w:r>
      <w:r w:rsidR="00B92373" w:rsidRPr="00C718C6">
        <w:rPr>
          <w:color w:val="1F497D"/>
          <w:sz w:val="24"/>
          <w:szCs w:val="24"/>
        </w:rPr>
        <w:t>M</w:t>
      </w:r>
      <w:r w:rsidRPr="00C718C6">
        <w:rPr>
          <w:color w:val="1F497D"/>
          <w:sz w:val="24"/>
          <w:szCs w:val="24"/>
        </w:rPr>
        <w:t xml:space="preserve"> : </w:t>
      </w:r>
      <w:r w:rsidR="00D97E29" w:rsidRPr="00C718C6">
        <w:rPr>
          <w:color w:val="1F497D"/>
          <w:sz w:val="24"/>
          <w:szCs w:val="24"/>
        </w:rPr>
        <w:t>Quality Management</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ACC:회계 주요</w:t>
      </w:r>
    </w:p>
    <w:p w:rsidR="009A4DA2" w:rsidRPr="00C718C6" w:rsidRDefault="009A4DA2" w:rsidP="00493598">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AC</w:t>
      </w:r>
      <w:r w:rsidR="00B92373" w:rsidRPr="00C718C6">
        <w:rPr>
          <w:color w:val="1F497D"/>
          <w:sz w:val="24"/>
          <w:szCs w:val="24"/>
        </w:rPr>
        <w:t>C</w:t>
      </w:r>
      <w:r w:rsidRPr="00C718C6">
        <w:rPr>
          <w:color w:val="1F497D"/>
          <w:sz w:val="24"/>
          <w:szCs w:val="24"/>
        </w:rPr>
        <w:t xml:space="preserve"> : </w:t>
      </w:r>
      <w:r w:rsidR="00D97E29" w:rsidRPr="00C718C6">
        <w:rPr>
          <w:color w:val="1F497D"/>
          <w:sz w:val="24"/>
          <w:szCs w:val="24"/>
        </w:rPr>
        <w:t>Accounting-Finance</w:t>
      </w:r>
    </w:p>
    <w:p w:rsidR="00B673BF" w:rsidRDefault="00B673BF" w:rsidP="00B673BF">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PP : 생산계획</w:t>
      </w:r>
    </w:p>
    <w:p w:rsidR="00D97E29" w:rsidRPr="00C718C6" w:rsidRDefault="009A4DA2" w:rsidP="00D97E29">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PP : </w:t>
      </w:r>
      <w:r w:rsidR="00D97E29" w:rsidRPr="00C718C6">
        <w:rPr>
          <w:color w:val="1F497D"/>
          <w:sz w:val="24"/>
          <w:szCs w:val="24"/>
        </w:rPr>
        <w:t>Production Plan</w:t>
      </w:r>
    </w:p>
    <w:p w:rsidR="00B673BF" w:rsidRDefault="00B673BF" w:rsidP="00B673BF">
      <w:pPr>
        <w:numPr>
          <w:ilvl w:val="0"/>
          <w:numId w:val="6"/>
        </w:numPr>
        <w:tabs>
          <w:tab w:val="clear" w:pos="1080"/>
          <w:tab w:val="num" w:pos="720"/>
          <w:tab w:val="left" w:pos="2127"/>
        </w:tabs>
        <w:spacing w:line="360" w:lineRule="auto"/>
        <w:ind w:left="720"/>
        <w:rPr>
          <w:sz w:val="24"/>
          <w:szCs w:val="24"/>
          <w:lang w:val="de-DE"/>
        </w:rPr>
      </w:pPr>
      <w:r>
        <w:rPr>
          <w:sz w:val="24"/>
          <w:szCs w:val="24"/>
          <w:lang w:val="de-DE"/>
        </w:rPr>
        <w:t>눈: 속눈썹</w:t>
      </w:r>
    </w:p>
    <w:p w:rsidR="00B20086" w:rsidRPr="00C718C6" w:rsidRDefault="00B20086" w:rsidP="00D97E29">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EYE : </w:t>
      </w:r>
      <w:r w:rsidR="00D97E29" w:rsidRPr="00C718C6">
        <w:rPr>
          <w:color w:val="1F497D"/>
          <w:sz w:val="24"/>
          <w:szCs w:val="24"/>
        </w:rPr>
        <w:t>eyelash</w:t>
      </w:r>
    </w:p>
    <w:p w:rsidR="00B673BF" w:rsidRPr="000E68F3" w:rsidRDefault="00B673BF" w:rsidP="00B673BF">
      <w:pPr>
        <w:numPr>
          <w:ilvl w:val="0"/>
          <w:numId w:val="6"/>
        </w:numPr>
        <w:tabs>
          <w:tab w:val="clear" w:pos="1080"/>
          <w:tab w:val="num" w:pos="720"/>
          <w:tab w:val="left" w:pos="2127"/>
        </w:tabs>
        <w:spacing w:line="360" w:lineRule="auto"/>
        <w:ind w:left="720"/>
        <w:rPr>
          <w:sz w:val="24"/>
          <w:szCs w:val="24"/>
          <w:lang w:val="de-DE"/>
        </w:rPr>
      </w:pPr>
      <w:r>
        <w:rPr>
          <w:sz w:val="24"/>
          <w:szCs w:val="24"/>
          <w:lang w:val="de-DE"/>
        </w:rPr>
        <w:t>NAI: 손톱</w:t>
      </w:r>
    </w:p>
    <w:p w:rsidR="00B20086" w:rsidRDefault="00B20086" w:rsidP="000E68F3">
      <w:pPr>
        <w:numPr>
          <w:ilvl w:val="0"/>
          <w:numId w:val="6"/>
        </w:numPr>
        <w:tabs>
          <w:tab w:val="clear" w:pos="1080"/>
          <w:tab w:val="num" w:pos="720"/>
          <w:tab w:val="left" w:pos="2127"/>
        </w:tabs>
        <w:spacing w:line="360" w:lineRule="auto"/>
        <w:ind w:left="720"/>
        <w:rPr>
          <w:color w:val="1F497D"/>
          <w:sz w:val="24"/>
          <w:szCs w:val="24"/>
        </w:rPr>
      </w:pPr>
      <w:r w:rsidRPr="00C718C6">
        <w:rPr>
          <w:color w:val="1F497D"/>
          <w:sz w:val="24"/>
          <w:szCs w:val="24"/>
        </w:rPr>
        <w:t xml:space="preserve">NAI : </w:t>
      </w:r>
      <w:r w:rsidR="00D97E29" w:rsidRPr="00C718C6">
        <w:rPr>
          <w:color w:val="1F497D"/>
          <w:sz w:val="24"/>
          <w:szCs w:val="24"/>
        </w:rPr>
        <w:t>NAIL</w:t>
      </w:r>
    </w:p>
    <w:p w:rsidR="00762C9C" w:rsidRPr="000E68F3" w:rsidRDefault="00762C9C" w:rsidP="00762C9C">
      <w:pPr>
        <w:numPr>
          <w:ilvl w:val="0"/>
          <w:numId w:val="6"/>
        </w:numPr>
        <w:tabs>
          <w:tab w:val="clear" w:pos="1080"/>
          <w:tab w:val="num" w:pos="720"/>
          <w:tab w:val="left" w:pos="2127"/>
        </w:tabs>
        <w:spacing w:line="360" w:lineRule="auto"/>
        <w:ind w:left="720"/>
        <w:rPr>
          <w:sz w:val="24"/>
          <w:szCs w:val="24"/>
          <w:lang w:val="de-DE"/>
        </w:rPr>
      </w:pPr>
      <w:r>
        <w:rPr>
          <w:sz w:val="24"/>
          <w:szCs w:val="24"/>
          <w:lang w:val="de-DE"/>
        </w:rPr>
        <w:t>UTY: 전자기계 - 자동화</w:t>
      </w:r>
    </w:p>
    <w:p w:rsidR="00762C9C" w:rsidRPr="00762C9C" w:rsidRDefault="00762C9C" w:rsidP="00762C9C">
      <w:pPr>
        <w:numPr>
          <w:ilvl w:val="0"/>
          <w:numId w:val="6"/>
        </w:numPr>
        <w:tabs>
          <w:tab w:val="clear" w:pos="1080"/>
          <w:tab w:val="num" w:pos="720"/>
          <w:tab w:val="left" w:pos="2127"/>
        </w:tabs>
        <w:spacing w:line="360" w:lineRule="auto"/>
        <w:ind w:left="720"/>
        <w:rPr>
          <w:color w:val="1F497D"/>
          <w:sz w:val="24"/>
          <w:szCs w:val="24"/>
        </w:rPr>
      </w:pPr>
      <w:r>
        <w:rPr>
          <w:color w:val="1F497D"/>
          <w:sz w:val="24"/>
          <w:szCs w:val="24"/>
        </w:rPr>
        <w:t xml:space="preserve">UTY : Utility – Automation </w:t>
      </w:r>
    </w:p>
    <w:p w:rsidR="007D2970" w:rsidRPr="00E01649" w:rsidRDefault="00E01649" w:rsidP="009F2938">
      <w:pPr>
        <w:spacing w:before="240" w:line="360" w:lineRule="auto"/>
        <w:jc w:val="both"/>
        <w:rPr>
          <w:b/>
          <w:bCs/>
          <w:sz w:val="24"/>
          <w:szCs w:val="24"/>
          <w:lang w:val="en-GB"/>
        </w:rPr>
      </w:pPr>
      <w:r>
        <w:rPr>
          <w:b/>
          <w:bCs/>
          <w:sz w:val="24"/>
          <w:szCs w:val="24"/>
          <w:lang w:val="en-GB"/>
        </w:rPr>
        <w:t>5.</w:t>
      </w:r>
      <w:r w:rsidRPr="003B526F">
        <w:rPr>
          <w:b/>
          <w:bCs/>
          <w:sz w:val="24"/>
          <w:szCs w:val="24"/>
          <w:lang w:val="en-GB"/>
        </w:rPr>
        <w:t>NỘ</w:t>
      </w:r>
      <w:r>
        <w:rPr>
          <w:b/>
          <w:bCs/>
          <w:sz w:val="24"/>
          <w:szCs w:val="24"/>
          <w:lang w:val="en-GB"/>
        </w:rPr>
        <w:t xml:space="preserve">I DUNG / </w:t>
      </w:r>
      <w:r w:rsidR="00D97E29" w:rsidRPr="00C718C6">
        <w:rPr>
          <w:b/>
          <w:bCs/>
          <w:color w:val="1F497D"/>
          <w:sz w:val="24"/>
          <w:szCs w:val="24"/>
        </w:rPr>
        <w:t>CONTENTS</w:t>
      </w:r>
      <w:r w:rsidR="007D2970" w:rsidRPr="00C718C6">
        <w:rPr>
          <w:b/>
          <w:bCs/>
          <w:color w:val="1F497D"/>
          <w:sz w:val="24"/>
          <w:szCs w:val="24"/>
        </w:rPr>
        <w:t>:</w:t>
      </w:r>
    </w:p>
    <w:p w:rsidR="007D2970" w:rsidRPr="00E01649" w:rsidRDefault="00E01649" w:rsidP="007D2970">
      <w:pPr>
        <w:spacing w:line="360" w:lineRule="auto"/>
        <w:jc w:val="both"/>
        <w:rPr>
          <w:b/>
          <w:bCs/>
          <w:iCs/>
          <w:sz w:val="24"/>
          <w:szCs w:val="24"/>
          <w:lang w:val="de-DE"/>
        </w:rPr>
      </w:pPr>
      <w:r w:rsidRPr="008E5544">
        <w:rPr>
          <w:b/>
          <w:bCs/>
          <w:iCs/>
          <w:sz w:val="24"/>
          <w:szCs w:val="24"/>
          <w:lang w:val="de-DE"/>
        </w:rPr>
        <w:t>5.1</w:t>
      </w:r>
      <w:r>
        <w:rPr>
          <w:b/>
          <w:bCs/>
          <w:iCs/>
          <w:sz w:val="24"/>
          <w:szCs w:val="24"/>
          <w:lang w:val="de-DE"/>
        </w:rPr>
        <w:t>.</w:t>
      </w:r>
      <w:r w:rsidRPr="008E5544">
        <w:rPr>
          <w:b/>
          <w:bCs/>
          <w:iCs/>
          <w:sz w:val="24"/>
          <w:szCs w:val="24"/>
          <w:lang w:val="de-DE"/>
        </w:rPr>
        <w:t>문서를 관리하다</w:t>
      </w:r>
      <w:r>
        <w:rPr>
          <w:b/>
          <w:bCs/>
          <w:iCs/>
          <w:sz w:val="24"/>
          <w:szCs w:val="24"/>
          <w:lang w:val="de-DE"/>
        </w:rPr>
        <w:t xml:space="preserve">u / </w:t>
      </w:r>
      <w:r w:rsidR="00D97E29" w:rsidRPr="00E01649">
        <w:rPr>
          <w:b/>
          <w:bCs/>
          <w:iCs/>
          <w:color w:val="1F497D"/>
          <w:sz w:val="24"/>
          <w:szCs w:val="24"/>
          <w:lang w:val="fr-FR"/>
        </w:rPr>
        <w:t>Document control</w:t>
      </w:r>
      <w:r w:rsidR="007D2970" w:rsidRPr="00E01649">
        <w:rPr>
          <w:b/>
          <w:bCs/>
          <w:iCs/>
          <w:color w:val="1F497D"/>
          <w:sz w:val="24"/>
          <w:szCs w:val="24"/>
          <w:lang w:val="fr-FR"/>
        </w:rPr>
        <w:t>:</w:t>
      </w:r>
    </w:p>
    <w:p w:rsidR="00E01649" w:rsidRDefault="00E01649" w:rsidP="00E01649">
      <w:pPr>
        <w:spacing w:line="360" w:lineRule="auto"/>
        <w:jc w:val="both"/>
        <w:rPr>
          <w:b/>
          <w:bCs/>
          <w:i/>
          <w:sz w:val="24"/>
          <w:szCs w:val="24"/>
          <w:lang w:val="de-DE"/>
        </w:rPr>
      </w:pPr>
      <w:r w:rsidRPr="008E5544">
        <w:rPr>
          <w:b/>
          <w:bCs/>
          <w:i/>
          <w:sz w:val="24"/>
          <w:szCs w:val="24"/>
          <w:lang w:val="de-DE"/>
        </w:rPr>
        <w:t>5.1.1</w:t>
      </w:r>
      <w:r>
        <w:rPr>
          <w:b/>
          <w:bCs/>
          <w:i/>
          <w:sz w:val="24"/>
          <w:szCs w:val="24"/>
          <w:lang w:val="de-DE"/>
        </w:rPr>
        <w:t>.</w:t>
      </w:r>
      <w:r w:rsidRPr="008E5544">
        <w:rPr>
          <w:b/>
          <w:bCs/>
          <w:i/>
          <w:sz w:val="24"/>
          <w:szCs w:val="24"/>
          <w:lang w:val="de-DE"/>
        </w:rPr>
        <w:t>내부 문서 관리:</w:t>
      </w:r>
    </w:p>
    <w:p w:rsidR="00AB2B4E" w:rsidRDefault="00AB2B4E" w:rsidP="00E01649">
      <w:pPr>
        <w:spacing w:line="360" w:lineRule="auto"/>
        <w:jc w:val="both"/>
        <w:rPr>
          <w:b/>
          <w:bCs/>
          <w:i/>
          <w:sz w:val="24"/>
          <w:szCs w:val="24"/>
          <w:lang w:val="de-DE"/>
        </w:rPr>
      </w:pPr>
    </w:p>
    <w:p w:rsidR="00AB2B4E" w:rsidRPr="008E5544" w:rsidRDefault="00AB2B4E" w:rsidP="00E01649">
      <w:pPr>
        <w:spacing w:line="360" w:lineRule="auto"/>
        <w:jc w:val="both"/>
        <w:rPr>
          <w:b/>
          <w:bCs/>
          <w:i/>
          <w:sz w:val="24"/>
          <w:szCs w:val="24"/>
          <w:lang w:val="de-DE"/>
        </w:rPr>
      </w:pP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4"/>
        <w:gridCol w:w="4819"/>
        <w:gridCol w:w="2268"/>
      </w:tblGrid>
      <w:tr w:rsidR="00E01649" w:rsidRPr="00884E4F" w:rsidTr="00281E8E">
        <w:tblPrEx>
          <w:tblCellMar>
            <w:top w:w="0" w:type="dxa"/>
            <w:bottom w:w="0" w:type="dxa"/>
          </w:tblCellMar>
        </w:tblPrEx>
        <w:tc>
          <w:tcPr>
            <w:tcW w:w="2694" w:type="dxa"/>
            <w:tcBorders>
              <w:top w:val="single" w:sz="4" w:space="0" w:color="auto"/>
              <w:left w:val="single" w:sz="4" w:space="0" w:color="auto"/>
              <w:bottom w:val="single" w:sz="4" w:space="0" w:color="auto"/>
              <w:right w:val="single" w:sz="4" w:space="0" w:color="auto"/>
            </w:tcBorders>
            <w:vAlign w:val="center"/>
          </w:tcPr>
          <w:p w:rsidR="00E01649" w:rsidRPr="00884E4F" w:rsidRDefault="00E01649" w:rsidP="00281E8E">
            <w:pPr>
              <w:spacing w:before="120" w:after="120"/>
              <w:jc w:val="center"/>
              <w:rPr>
                <w:b/>
                <w:bCs/>
                <w:sz w:val="24"/>
                <w:szCs w:val="24"/>
              </w:rPr>
            </w:pPr>
            <w:r w:rsidRPr="00884E4F">
              <w:rPr>
                <w:b/>
                <w:bCs/>
                <w:sz w:val="24"/>
                <w:szCs w:val="24"/>
                <w:lang w:val="de-DE"/>
              </w:rPr>
              <w:br w:type="page"/>
            </w:r>
            <w:r w:rsidRPr="00884E4F">
              <w:rPr>
                <w:b/>
                <w:bCs/>
                <w:sz w:val="24"/>
                <w:szCs w:val="24"/>
                <w:lang w:val="de-DE"/>
              </w:rPr>
              <w:br w:type="page"/>
            </w:r>
            <w:r w:rsidRPr="00884E4F">
              <w:rPr>
                <w:b/>
                <w:bCs/>
                <w:sz w:val="24"/>
                <w:szCs w:val="24"/>
                <w:lang w:val="de-DE"/>
              </w:rPr>
              <w:br w:type="page"/>
            </w:r>
            <w:r w:rsidRPr="00884E4F">
              <w:rPr>
                <w:b/>
                <w:bCs/>
                <w:sz w:val="24"/>
                <w:szCs w:val="24"/>
              </w:rPr>
              <w:t>담당 책임</w:t>
            </w:r>
          </w:p>
        </w:tc>
        <w:tc>
          <w:tcPr>
            <w:tcW w:w="4819" w:type="dxa"/>
            <w:tcBorders>
              <w:top w:val="single" w:sz="4" w:space="0" w:color="auto"/>
              <w:left w:val="single" w:sz="4" w:space="0" w:color="auto"/>
              <w:bottom w:val="single" w:sz="4" w:space="0" w:color="auto"/>
              <w:right w:val="single" w:sz="4" w:space="0" w:color="auto"/>
            </w:tcBorders>
            <w:vAlign w:val="center"/>
          </w:tcPr>
          <w:p w:rsidR="00E01649" w:rsidRPr="00884E4F" w:rsidRDefault="00E01649" w:rsidP="00281E8E">
            <w:pPr>
              <w:spacing w:before="120" w:after="120"/>
              <w:jc w:val="center"/>
              <w:rPr>
                <w:b/>
                <w:bCs/>
                <w:sz w:val="24"/>
                <w:szCs w:val="24"/>
              </w:rPr>
            </w:pPr>
            <w:r w:rsidRPr="00884E4F">
              <w:rPr>
                <w:b/>
                <w:bCs/>
                <w:sz w:val="24"/>
                <w:szCs w:val="24"/>
              </w:rPr>
              <w:t>활동</w:t>
            </w:r>
          </w:p>
        </w:tc>
        <w:tc>
          <w:tcPr>
            <w:tcW w:w="2268" w:type="dxa"/>
            <w:tcBorders>
              <w:top w:val="single" w:sz="4" w:space="0" w:color="auto"/>
              <w:left w:val="single" w:sz="4" w:space="0" w:color="auto"/>
              <w:bottom w:val="single" w:sz="4" w:space="0" w:color="auto"/>
              <w:right w:val="single" w:sz="4" w:space="0" w:color="auto"/>
            </w:tcBorders>
            <w:vAlign w:val="center"/>
          </w:tcPr>
          <w:p w:rsidR="00E01649" w:rsidRPr="00884E4F" w:rsidRDefault="00E01649" w:rsidP="00281E8E">
            <w:pPr>
              <w:keepNext/>
              <w:spacing w:before="120" w:after="120"/>
              <w:jc w:val="center"/>
              <w:outlineLvl w:val="0"/>
              <w:rPr>
                <w:b/>
                <w:bCs/>
                <w:sz w:val="24"/>
                <w:szCs w:val="24"/>
              </w:rPr>
            </w:pPr>
            <w:r w:rsidRPr="00884E4F">
              <w:rPr>
                <w:b/>
                <w:bCs/>
                <w:sz w:val="24"/>
                <w:szCs w:val="24"/>
              </w:rPr>
              <w:t>문서 관련</w:t>
            </w:r>
          </w:p>
        </w:tc>
      </w:tr>
      <w:tr w:rsidR="00E01649" w:rsidRPr="00CB027E" w:rsidTr="00281E8E">
        <w:tblPrEx>
          <w:tblCellMar>
            <w:top w:w="0" w:type="dxa"/>
            <w:bottom w:w="0" w:type="dxa"/>
          </w:tblCellMar>
        </w:tblPrEx>
        <w:trPr>
          <w:trHeight w:val="10881"/>
        </w:trPr>
        <w:tc>
          <w:tcPr>
            <w:tcW w:w="2694" w:type="dxa"/>
            <w:tcBorders>
              <w:top w:val="single" w:sz="4" w:space="0" w:color="auto"/>
              <w:left w:val="single" w:sz="4" w:space="0" w:color="auto"/>
              <w:bottom w:val="single" w:sz="4" w:space="0" w:color="auto"/>
              <w:right w:val="single" w:sz="4" w:space="0" w:color="auto"/>
            </w:tcBorders>
          </w:tcPr>
          <w:p w:rsidR="00E01649" w:rsidRPr="00CB027E" w:rsidRDefault="00E01649" w:rsidP="00281E8E">
            <w:pPr>
              <w:spacing w:line="360" w:lineRule="auto"/>
              <w:jc w:val="both"/>
              <w:rPr>
                <w:b/>
                <w:sz w:val="24"/>
                <w:szCs w:val="24"/>
              </w:rPr>
            </w:pPr>
            <w:r w:rsidRPr="00CB027E">
              <w:rPr>
                <w:b/>
                <w:sz w:val="24"/>
                <w:szCs w:val="24"/>
              </w:rPr>
              <w:t>회사 산하 단위</w:t>
            </w:r>
          </w:p>
          <w:p w:rsidR="00E01649" w:rsidRPr="00CB027E" w:rsidRDefault="00212C3D" w:rsidP="00281E8E">
            <w:pPr>
              <w:spacing w:line="360" w:lineRule="auto"/>
              <w:jc w:val="both"/>
              <w:rPr>
                <w:b/>
                <w:sz w:val="24"/>
                <w:szCs w:val="24"/>
              </w:rPr>
            </w:pPr>
            <w:r w:rsidRPr="00CB027E">
              <w:rPr>
                <w:b/>
                <w:noProof/>
                <w:sz w:val="24"/>
                <w:szCs w:val="24"/>
                <w:lang w:eastAsia="ko-KR"/>
              </w:rPr>
              <mc:AlternateContent>
                <mc:Choice Requires="wps">
                  <w:drawing>
                    <wp:anchor distT="0" distB="0" distL="114300" distR="114300" simplePos="0" relativeHeight="251657216" behindDoc="0" locked="0" layoutInCell="1" allowOverlap="1">
                      <wp:simplePos x="0" y="0"/>
                      <wp:positionH relativeFrom="column">
                        <wp:posOffset>-54610</wp:posOffset>
                      </wp:positionH>
                      <wp:positionV relativeFrom="paragraph">
                        <wp:posOffset>144145</wp:posOffset>
                      </wp:positionV>
                      <wp:extent cx="1676400" cy="0"/>
                      <wp:effectExtent l="13335" t="6985" r="5715" b="12065"/>
                      <wp:wrapNone/>
                      <wp:docPr id="84" name="Lin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CE8AEF" id="Line 19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pt,11.35pt" to="127.7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"/>
                  </w:pict>
                </mc:Fallback>
              </mc:AlternateContent>
            </w:r>
          </w:p>
          <w:p w:rsidR="00E01649" w:rsidRPr="00CB027E" w:rsidRDefault="00E01649" w:rsidP="00281E8E">
            <w:pPr>
              <w:spacing w:line="360" w:lineRule="auto"/>
              <w:jc w:val="both"/>
              <w:rPr>
                <w:b/>
                <w:sz w:val="24"/>
                <w:szCs w:val="24"/>
              </w:rPr>
            </w:pPr>
            <w:r w:rsidRPr="00CB027E">
              <w:rPr>
                <w:b/>
                <w:sz w:val="24"/>
                <w:szCs w:val="24"/>
              </w:rPr>
              <w:t>이사회</w:t>
            </w:r>
          </w:p>
          <w:p w:rsidR="00E01649" w:rsidRPr="00CB027E" w:rsidRDefault="00212C3D" w:rsidP="00281E8E">
            <w:pPr>
              <w:spacing w:line="360" w:lineRule="auto"/>
              <w:jc w:val="both"/>
              <w:rPr>
                <w:b/>
                <w:sz w:val="24"/>
                <w:szCs w:val="24"/>
              </w:rPr>
            </w:pPr>
            <w:r w:rsidRPr="00CB027E">
              <w:rPr>
                <w:b/>
                <w:noProof/>
                <w:sz w:val="24"/>
                <w:szCs w:val="24"/>
                <w:lang w:eastAsia="ko-KR"/>
              </w:rPr>
              <mc:AlternateContent>
                <mc:Choice Requires="wps">
                  <w:drawing>
                    <wp:anchor distT="0" distB="0" distL="114300" distR="114300" simplePos="0" relativeHeight="251659264" behindDoc="0" locked="0" layoutInCell="1" allowOverlap="1">
                      <wp:simplePos x="0" y="0"/>
                      <wp:positionH relativeFrom="column">
                        <wp:posOffset>-55880</wp:posOffset>
                      </wp:positionH>
                      <wp:positionV relativeFrom="paragraph">
                        <wp:posOffset>224790</wp:posOffset>
                      </wp:positionV>
                      <wp:extent cx="1676400" cy="0"/>
                      <wp:effectExtent l="12065" t="13335" r="6985" b="5715"/>
                      <wp:wrapNone/>
                      <wp:docPr id="83"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D45D36" id="Line 198"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pt,17.7pt" to="127.6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7rGwIAADU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"/>
                  </w:pict>
                </mc:Fallback>
              </mc:AlternateConten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rPr>
            </w:pPr>
            <w:r w:rsidRPr="00CB027E">
              <w:rPr>
                <w:b/>
                <w:sz w:val="24"/>
                <w:szCs w:val="24"/>
              </w:rPr>
              <w:t>이사회</w:t>
            </w: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61312" behindDoc="0" locked="0" layoutInCell="1" allowOverlap="1">
                      <wp:simplePos x="0" y="0"/>
                      <wp:positionH relativeFrom="column">
                        <wp:posOffset>-55880</wp:posOffset>
                      </wp:positionH>
                      <wp:positionV relativeFrom="paragraph">
                        <wp:posOffset>62865</wp:posOffset>
                      </wp:positionV>
                      <wp:extent cx="1676400" cy="0"/>
                      <wp:effectExtent l="12065" t="11430" r="6985" b="7620"/>
                      <wp:wrapNone/>
                      <wp:docPr id="82"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70BBA" id="Line 200"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pt,4.95pt" to="127.6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FTGgIAADUEAAAOAAAAZHJzL2Uyb0RvYy54bWysU02P2yAQvVfqf0DcE9upk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"/>
                  </w:pict>
                </mc:Fallback>
              </mc:AlternateConten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sz w:val="24"/>
                <w:szCs w:val="24"/>
                <w:lang w:val="it-IT"/>
              </w:rPr>
              <w:t>장교임/임명됨</w: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63360" behindDoc="0" locked="0" layoutInCell="1" allowOverlap="1">
                      <wp:simplePos x="0" y="0"/>
                      <wp:positionH relativeFrom="column">
                        <wp:posOffset>-55880</wp:posOffset>
                      </wp:positionH>
                      <wp:positionV relativeFrom="paragraph">
                        <wp:posOffset>49530</wp:posOffset>
                      </wp:positionV>
                      <wp:extent cx="1676400" cy="0"/>
                      <wp:effectExtent l="12065" t="6985" r="6985" b="12065"/>
                      <wp:wrapNone/>
                      <wp:docPr id="81"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0316F3" id="Line 20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pt,3.9pt" to="127.6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"/>
                  </w:pict>
                </mc:Fallback>
              </mc:AlternateContent>
            </w:r>
          </w:p>
          <w:p w:rsidR="00E01649" w:rsidRPr="00CB027E" w:rsidRDefault="00E01649" w:rsidP="00281E8E">
            <w:pPr>
              <w:spacing w:line="360" w:lineRule="auto"/>
              <w:jc w:val="both"/>
              <w:rPr>
                <w:b/>
                <w:sz w:val="24"/>
                <w:szCs w:val="24"/>
                <w:lang w:val="it-IT"/>
              </w:rPr>
            </w:pPr>
            <w:r w:rsidRPr="00CB027E">
              <w:rPr>
                <w:b/>
                <w:sz w:val="24"/>
                <w:szCs w:val="24"/>
                <w:lang w:val="it-IT"/>
              </w:rPr>
              <w:t>이사회</w:t>
            </w: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65408" behindDoc="0" locked="0" layoutInCell="1" allowOverlap="1">
                      <wp:simplePos x="0" y="0"/>
                      <wp:positionH relativeFrom="column">
                        <wp:posOffset>-55880</wp:posOffset>
                      </wp:positionH>
                      <wp:positionV relativeFrom="paragraph">
                        <wp:posOffset>115570</wp:posOffset>
                      </wp:positionV>
                      <wp:extent cx="1676400" cy="0"/>
                      <wp:effectExtent l="12065" t="8255" r="6985" b="10795"/>
                      <wp:wrapNone/>
                      <wp:docPr id="80"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9FE3F9" id="Line 204"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pt,9.1pt" to="127.6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qwLGwIAADUEAAAOAAAAZHJzL2Uyb0RvYy54bWysU02P2yAQvVfqf0DcE9upk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"/>
                  </w:pict>
                </mc:Fallback>
              </mc:AlternateConten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rPr>
                <w:b/>
                <w:sz w:val="24"/>
                <w:szCs w:val="24"/>
                <w:lang w:val="it-IT"/>
              </w:rPr>
            </w:pPr>
            <w:r w:rsidRPr="00CB027E">
              <w:rPr>
                <w:b/>
                <w:sz w:val="24"/>
                <w:szCs w:val="24"/>
                <w:lang w:val="it-IT"/>
              </w:rPr>
              <w:t>ISO 비서 - Officer 니/임 배정됨</w:t>
            </w:r>
          </w:p>
          <w:p w:rsidR="00E01649" w:rsidRPr="00CB027E" w:rsidRDefault="00E01649" w:rsidP="00281E8E">
            <w:pPr>
              <w:spacing w:line="360" w:lineRule="auto"/>
              <w:jc w:val="both"/>
              <w:rPr>
                <w:b/>
                <w:sz w:val="24"/>
                <w:szCs w:val="24"/>
                <w:lang w:val="it-IT"/>
              </w:rPr>
            </w:pP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67456" behindDoc="0" locked="0" layoutInCell="1" allowOverlap="1">
                      <wp:simplePos x="0" y="0"/>
                      <wp:positionH relativeFrom="column">
                        <wp:posOffset>-55880</wp:posOffset>
                      </wp:positionH>
                      <wp:positionV relativeFrom="paragraph">
                        <wp:posOffset>36195</wp:posOffset>
                      </wp:positionV>
                      <wp:extent cx="1676400" cy="0"/>
                      <wp:effectExtent l="12065" t="5080" r="6985" b="13970"/>
                      <wp:wrapNone/>
                      <wp:docPr id="79"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2A92DB" id="Line 206"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pt,2.85pt" to="127.6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"/>
                  </w:pict>
                </mc:Fallback>
              </mc:AlternateContent>
            </w:r>
          </w:p>
          <w:p w:rsidR="00E01649" w:rsidRPr="00CB027E" w:rsidRDefault="00E01649" w:rsidP="00281E8E">
            <w:pPr>
              <w:spacing w:line="360" w:lineRule="auto"/>
              <w:jc w:val="both"/>
              <w:rPr>
                <w:b/>
                <w:sz w:val="24"/>
                <w:szCs w:val="24"/>
                <w:lang w:val="it-IT"/>
              </w:rPr>
            </w:pPr>
            <w:r w:rsidRPr="00CB027E">
              <w:rPr>
                <w:b/>
                <w:sz w:val="24"/>
                <w:szCs w:val="24"/>
                <w:lang w:val="it-IT"/>
              </w:rPr>
              <w:t>장교임/임명됨</w:t>
            </w:r>
          </w:p>
          <w:p w:rsidR="00E01649" w:rsidRPr="00CB027E" w:rsidRDefault="00E01649" w:rsidP="00281E8E">
            <w:pPr>
              <w:spacing w:line="360" w:lineRule="auto"/>
              <w:jc w:val="both"/>
              <w:rPr>
                <w:b/>
                <w:sz w:val="24"/>
                <w:szCs w:val="24"/>
                <w:lang w:val="it-IT"/>
              </w:rPr>
            </w:pP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68480" behindDoc="0" locked="0" layoutInCell="1" allowOverlap="1">
                      <wp:simplePos x="0" y="0"/>
                      <wp:positionH relativeFrom="column">
                        <wp:posOffset>-55880</wp:posOffset>
                      </wp:positionH>
                      <wp:positionV relativeFrom="paragraph">
                        <wp:posOffset>233045</wp:posOffset>
                      </wp:positionV>
                      <wp:extent cx="1676400" cy="0"/>
                      <wp:effectExtent l="12065" t="9525" r="6985" b="9525"/>
                      <wp:wrapNone/>
                      <wp:docPr id="78"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05DEE6" id="Line 207"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pt,18.35pt" to="127.6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"/>
                  </w:pict>
                </mc:Fallback>
              </mc:AlternateContent>
            </w:r>
          </w:p>
          <w:p w:rsidR="00E01649" w:rsidRPr="00CB027E" w:rsidRDefault="00E01649" w:rsidP="00281E8E">
            <w:pPr>
              <w:spacing w:line="360" w:lineRule="auto"/>
              <w:rPr>
                <w:b/>
                <w:sz w:val="24"/>
                <w:szCs w:val="24"/>
                <w:lang w:val="it-IT"/>
              </w:rPr>
            </w:pPr>
            <w:r w:rsidRPr="00CB027E">
              <w:rPr>
                <w:b/>
                <w:sz w:val="24"/>
                <w:szCs w:val="24"/>
                <w:lang w:val="it-IT"/>
              </w:rPr>
              <w:t>ISO 비서 - Officer 니/임 배정됨</w:t>
            </w:r>
          </w:p>
        </w:tc>
        <w:tc>
          <w:tcPr>
            <w:tcW w:w="4819" w:type="dxa"/>
            <w:tcBorders>
              <w:top w:val="single" w:sz="4" w:space="0" w:color="auto"/>
              <w:left w:val="single" w:sz="4" w:space="0" w:color="auto"/>
              <w:bottom w:val="single" w:sz="4" w:space="0" w:color="auto"/>
              <w:right w:val="single" w:sz="4" w:space="0" w:color="auto"/>
            </w:tcBorders>
          </w:tcPr>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82816" behindDoc="0" locked="0" layoutInCell="1" allowOverlap="1">
                      <wp:simplePos x="0" y="0"/>
                      <wp:positionH relativeFrom="column">
                        <wp:posOffset>215900</wp:posOffset>
                      </wp:positionH>
                      <wp:positionV relativeFrom="paragraph">
                        <wp:posOffset>61595</wp:posOffset>
                      </wp:positionV>
                      <wp:extent cx="2092960" cy="571500"/>
                      <wp:effectExtent l="13335" t="8255" r="8255" b="10795"/>
                      <wp:wrapNone/>
                      <wp:docPr id="77" name="Oval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2960" cy="571500"/>
                              </a:xfrm>
                              <a:prstGeom prst="ellipse">
                                <a:avLst/>
                              </a:prstGeom>
                              <a:solidFill>
                                <a:srgbClr val="FFFFFF"/>
                              </a:solidFill>
                              <a:ln w="9525">
                                <a:solidFill>
                                  <a:srgbClr val="000000"/>
                                </a:solidFill>
                                <a:round/>
                                <a:headEnd/>
                                <a:tailEnd/>
                              </a:ln>
                            </wps:spPr>
                            <wps:txbx>
                              <w:txbxContent>
                                <w:p w:rsidR="00E01649" w:rsidRPr="00EF198D" w:rsidRDefault="00E01649" w:rsidP="00E01649">
                                  <w:pPr>
                                    <w:pStyle w:val="BodyText2"/>
                                    <w:rPr>
                                      <w:rFonts w:ascii="Times New Roman" w:hAnsi="Times New Roman"/>
                                      <w:szCs w:val="22"/>
                                    </w:rPr>
                                  </w:pPr>
                                  <w:r w:rsidRPr="00EF198D">
                                    <w:rPr>
                                      <w:rFonts w:ascii="Times New Roman" w:hAnsi="Times New Roman"/>
                                      <w:szCs w:val="22"/>
                                    </w:rPr>
                                    <w:t>초안 요청</w:t>
                                  </w:r>
                                </w:p>
                                <w:p w:rsidR="00E01649" w:rsidRPr="00EF198D" w:rsidRDefault="00E01649" w:rsidP="00E01649">
                                  <w:pPr>
                                    <w:pStyle w:val="BodyText2"/>
                                    <w:rPr>
                                      <w:rFonts w:ascii="Times New Roman" w:hAnsi="Times New Roman"/>
                                      <w:szCs w:val="22"/>
                                    </w:rPr>
                                  </w:pPr>
                                  <w:r w:rsidRPr="00EF198D">
                                    <w:rPr>
                                      <w:rFonts w:ascii="Times New Roman" w:hAnsi="Times New Roman"/>
                                      <w:szCs w:val="22"/>
                                    </w:rPr>
                                    <w:t>/문서 수정</w:t>
                                  </w:r>
                                </w:p>
                                <w:p w:rsidR="00E01649" w:rsidRDefault="00E01649" w:rsidP="00E0164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21" o:spid="_x0000_s1026" style="position:absolute;left:0;text-align:left;margin-left:17pt;margin-top:4.85pt;width:164.8pt;height: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">
                      <v:textbox>
                        <w:txbxContent>
                          <w:p w:rsidR="00E01649" w:rsidRPr="00EF198D" w:rsidRDefault="00E01649" w:rsidP="00E01649">
                            <w:pPr>
                              <w:pStyle w:val="BodyText2"/>
                              <w:rPr>
                                <w:rFonts w:ascii="Times New Roman" w:hAnsi="Times New Roman"/>
                                <w:szCs w:val="22"/>
                              </w:rPr>
                            </w:pPr>
                            <w:r w:rsidRPr="00EF198D">
                              <w:rPr>
                                <w:rFonts w:ascii="Times New Roman" w:hAnsi="Times New Roman"/>
                                <w:szCs w:val="22"/>
                              </w:rPr>
                              <w:t>초안 요청</w:t>
                            </w:r>
                          </w:p>
                          <w:p w:rsidR="00E01649" w:rsidRPr="00EF198D" w:rsidRDefault="00E01649" w:rsidP="00E01649">
                            <w:pPr>
                              <w:pStyle w:val="BodyText2"/>
                              <w:rPr>
                                <w:rFonts w:ascii="Times New Roman" w:hAnsi="Times New Roman"/>
                                <w:szCs w:val="22"/>
                              </w:rPr>
                            </w:pPr>
                            <w:r w:rsidRPr="00EF198D">
                              <w:rPr>
                                <w:rFonts w:ascii="Times New Roman" w:hAnsi="Times New Roman"/>
                                <w:szCs w:val="22"/>
                              </w:rPr>
                              <w:t>/문서 수정</w:t>
                            </w:r>
                          </w:p>
                          <w:p w:rsidR="00E01649" w:rsidRDefault="00E01649" w:rsidP="00E01649"/>
                        </w:txbxContent>
                      </v:textbox>
                    </v:oval>
                  </w:pict>
                </mc:Fallback>
              </mc:AlternateContent>
            </w: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88960" behindDoc="0" locked="0" layoutInCell="1" allowOverlap="1">
                      <wp:simplePos x="0" y="0"/>
                      <wp:positionH relativeFrom="column">
                        <wp:posOffset>2578100</wp:posOffset>
                      </wp:positionH>
                      <wp:positionV relativeFrom="paragraph">
                        <wp:posOffset>68580</wp:posOffset>
                      </wp:positionV>
                      <wp:extent cx="0" cy="685800"/>
                      <wp:effectExtent l="13335" t="11430" r="5715" b="7620"/>
                      <wp:wrapNone/>
                      <wp:docPr id="76"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C11B04" id="Line 227"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pt,5.4pt" to="203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"/>
                  </w:pict>
                </mc:Fallback>
              </mc:AlternateContent>
            </w:r>
            <w:r w:rsidRPr="00CB027E">
              <w:rPr>
                <w:b/>
                <w:noProof/>
                <w:sz w:val="24"/>
                <w:szCs w:val="24"/>
                <w:lang w:eastAsia="ko-KR"/>
              </w:rPr>
              <mc:AlternateContent>
                <mc:Choice Requires="wps">
                  <w:drawing>
                    <wp:anchor distT="0" distB="0" distL="114300" distR="114300" simplePos="0" relativeHeight="251681792" behindDoc="0" locked="0" layoutInCell="1" allowOverlap="1">
                      <wp:simplePos x="0" y="0"/>
                      <wp:positionH relativeFrom="column">
                        <wp:posOffset>2305050</wp:posOffset>
                      </wp:positionH>
                      <wp:positionV relativeFrom="paragraph">
                        <wp:posOffset>69850</wp:posOffset>
                      </wp:positionV>
                      <wp:extent cx="277495" cy="0"/>
                      <wp:effectExtent l="16510" t="60325" r="10795" b="53975"/>
                      <wp:wrapNone/>
                      <wp:docPr id="75"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749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320D45" id="Line 220" o:spid="_x0000_s1026" style="position:absolute;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5pt,5.5pt" to="203.3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">
                      <v:stroke endarrow="block"/>
                    </v:line>
                  </w:pict>
                </mc:Fallback>
              </mc:AlternateContent>
            </w: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78720" behindDoc="0" locked="0" layoutInCell="1" allowOverlap="1">
                      <wp:simplePos x="0" y="0"/>
                      <wp:positionH relativeFrom="column">
                        <wp:posOffset>1241425</wp:posOffset>
                      </wp:positionH>
                      <wp:positionV relativeFrom="paragraph">
                        <wp:posOffset>69850</wp:posOffset>
                      </wp:positionV>
                      <wp:extent cx="0" cy="182880"/>
                      <wp:effectExtent l="57785" t="8890" r="56515" b="17780"/>
                      <wp:wrapNone/>
                      <wp:docPr id="74"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01CC89" id="Line 217"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75pt,5.5pt" to="97.7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">
                      <v:stroke endarrow="block"/>
                    </v:line>
                  </w:pict>
                </mc:Fallback>
              </mc:AlternateContent>
            </w:r>
            <w:r w:rsidRPr="00CB027E">
              <w:rPr>
                <w:b/>
                <w:noProof/>
                <w:sz w:val="24"/>
                <w:szCs w:val="24"/>
                <w:lang w:eastAsia="ko-KR"/>
              </w:rPr>
              <mc:AlternateContent>
                <mc:Choice Requires="wps">
                  <w:drawing>
                    <wp:anchor distT="0" distB="0" distL="114300" distR="114300" simplePos="0" relativeHeight="251658240" behindDoc="0" locked="0" layoutInCell="1" allowOverlap="1">
                      <wp:simplePos x="0" y="0"/>
                      <wp:positionH relativeFrom="column">
                        <wp:posOffset>2982595</wp:posOffset>
                      </wp:positionH>
                      <wp:positionV relativeFrom="paragraph">
                        <wp:posOffset>104140</wp:posOffset>
                      </wp:positionV>
                      <wp:extent cx="1447800" cy="0"/>
                      <wp:effectExtent l="8255" t="5080" r="10795" b="13970"/>
                      <wp:wrapNone/>
                      <wp:docPr id="73" name="Lin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4D4A19" id="Line 19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85pt,8.2pt" to="348.8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kwFQIAACs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"/>
                  </w:pict>
                </mc:Fallback>
              </mc:AlternateContent>
            </w: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87936" behindDoc="0" locked="0" layoutInCell="1" allowOverlap="1">
                      <wp:simplePos x="0" y="0"/>
                      <wp:positionH relativeFrom="column">
                        <wp:posOffset>1972945</wp:posOffset>
                      </wp:positionH>
                      <wp:positionV relativeFrom="paragraph">
                        <wp:posOffset>236855</wp:posOffset>
                      </wp:positionV>
                      <wp:extent cx="605155" cy="0"/>
                      <wp:effectExtent l="8255" t="10160" r="5715" b="8890"/>
                      <wp:wrapNone/>
                      <wp:docPr id="72"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1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3A133A" id="Line 226"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35pt,18.65pt" to="203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"/>
                  </w:pict>
                </mc:Fallback>
              </mc:AlternateContent>
            </w:r>
            <w:r w:rsidRPr="00CB027E">
              <w:rPr>
                <w:b/>
                <w:noProof/>
                <w:sz w:val="24"/>
                <w:szCs w:val="24"/>
                <w:lang w:eastAsia="ko-KR"/>
              </w:rPr>
              <mc:AlternateContent>
                <mc:Choice Requires="wps">
                  <w:drawing>
                    <wp:anchor distT="0" distB="0" distL="114300" distR="114300" simplePos="0" relativeHeight="251671552" behindDoc="0" locked="0" layoutInCell="1" allowOverlap="1">
                      <wp:simplePos x="0" y="0"/>
                      <wp:positionH relativeFrom="column">
                        <wp:posOffset>480695</wp:posOffset>
                      </wp:positionH>
                      <wp:positionV relativeFrom="paragraph">
                        <wp:posOffset>6350</wp:posOffset>
                      </wp:positionV>
                      <wp:extent cx="1499870" cy="457200"/>
                      <wp:effectExtent l="30480" t="17780" r="22225" b="10795"/>
                      <wp:wrapNone/>
                      <wp:docPr id="71" name="AutoShap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9870" cy="457200"/>
                              </a:xfrm>
                              <a:prstGeom prst="diamond">
                                <a:avLst/>
                              </a:prstGeom>
                              <a:solidFill>
                                <a:srgbClr val="FFFFFF"/>
                              </a:solidFill>
                              <a:ln w="9525">
                                <a:solidFill>
                                  <a:srgbClr val="000000"/>
                                </a:solidFill>
                                <a:miter lim="800000"/>
                                <a:headEnd/>
                                <a:tailEnd/>
                              </a:ln>
                            </wps:spPr>
                            <wps:txbx>
                              <w:txbxContent>
                                <w:p w:rsidR="00E01649" w:rsidRPr="00EF198D" w:rsidRDefault="00E01649" w:rsidP="00E01649">
                                  <w:pPr>
                                    <w:jc w:val="center"/>
                                    <w:rPr>
                                      <w:sz w:val="22"/>
                                      <w:szCs w:val="22"/>
                                    </w:rPr>
                                  </w:pPr>
                                  <w:r w:rsidRPr="00EF198D">
                                    <w:rPr>
                                      <w:sz w:val="22"/>
                                      <w:szCs w:val="22"/>
                                    </w:rPr>
                                    <w:t>고려하다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4" coordsize="21600,21600" o:spt="4" path="m10800,l,10800,10800,21600,21600,10800xe">
                      <v:stroke joinstyle="miter"/>
                      <v:path gradientshapeok="t" o:connecttype="rect" textboxrect="5400,5400,16200,16200"/>
                    </v:shapetype>
                    <v:shape id="AutoShape 210" o:spid="_x0000_s1027" type="#_x0000_t4" style="position:absolute;left:0;text-align:left;margin-left:37.85pt;margin-top:.5pt;width:118.1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">
                      <v:textbox>
                        <w:txbxContent>
                          <w:p w:rsidR="00E01649" w:rsidRPr="00EF198D" w:rsidRDefault="00E01649" w:rsidP="00E01649">
                            <w:pPr>
                              <w:jc w:val="center"/>
                              <w:rPr>
                                <w:sz w:val="22"/>
                                <w:szCs w:val="22"/>
                              </w:rPr>
                            </w:pPr>
                            <w:r w:rsidRPr="00EF198D">
                              <w:rPr>
                                <w:sz w:val="22"/>
                                <w:szCs w:val="22"/>
                              </w:rPr>
                              <w:t>고려하다</w:t>
                            </w:r>
                          </w:p>
                        </w:txbxContent>
                      </v:textbox>
                    </v:shape>
                  </w:pict>
                </mc:Fallback>
              </mc:AlternateContent>
            </w: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89984" behindDoc="0" locked="0" layoutInCell="1" allowOverlap="1">
                      <wp:simplePos x="0" y="0"/>
                      <wp:positionH relativeFrom="column">
                        <wp:posOffset>1238250</wp:posOffset>
                      </wp:positionH>
                      <wp:positionV relativeFrom="paragraph">
                        <wp:posOffset>205105</wp:posOffset>
                      </wp:positionV>
                      <wp:extent cx="0" cy="144780"/>
                      <wp:effectExtent l="54610" t="12700" r="59690" b="23495"/>
                      <wp:wrapNone/>
                      <wp:docPr id="70"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7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B5E81B" id="Line 228"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5pt,16.15pt" to="97.5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">
                      <v:stroke endarrow="block"/>
                    </v:line>
                  </w:pict>
                </mc:Fallback>
              </mc:AlternateContent>
            </w:r>
            <w:r w:rsidRPr="00CB027E">
              <w:rPr>
                <w:b/>
                <w:noProof/>
                <w:sz w:val="24"/>
                <w:szCs w:val="24"/>
                <w:lang w:eastAsia="ko-KR"/>
              </w:rPr>
              <mc:AlternateContent>
                <mc:Choice Requires="wps">
                  <w:drawing>
                    <wp:anchor distT="0" distB="0" distL="114300" distR="114300" simplePos="0" relativeHeight="251684864" behindDoc="0" locked="0" layoutInCell="1" allowOverlap="1">
                      <wp:simplePos x="0" y="0"/>
                      <wp:positionH relativeFrom="column">
                        <wp:posOffset>1320800</wp:posOffset>
                      </wp:positionH>
                      <wp:positionV relativeFrom="paragraph">
                        <wp:posOffset>139065</wp:posOffset>
                      </wp:positionV>
                      <wp:extent cx="376555" cy="238760"/>
                      <wp:effectExtent l="3810" t="3810" r="635" b="0"/>
                      <wp:wrapNone/>
                      <wp:docPr id="69" name="Rectangle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6555"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E01649" w:rsidRPr="00E12BD0" w:rsidRDefault="00E01649" w:rsidP="00E01649">
                                  <w:pPr>
                                    <w:rPr>
                                      <w:szCs w:val="16"/>
                                    </w:rPr>
                                  </w:pPr>
                                  <w:r w:rsidRPr="00E12BD0">
                                    <w:rPr>
                                      <w:szCs w:val="16"/>
                                    </w:rPr>
                                    <w:t>가지다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3" o:spid="_x0000_s1028" style="position:absolute;left:0;text-align:left;margin-left:104pt;margin-top:10.95pt;width:29.65pt;height:18.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" filled="f" stroked="f" strokecolor="white">
                      <v:textbox>
                        <w:txbxContent>
                          <w:p w:rsidR="00E01649" w:rsidRPr="00E12BD0" w:rsidRDefault="00E01649" w:rsidP="00E01649">
                            <w:pPr>
                              <w:rPr>
                                <w:szCs w:val="16"/>
                              </w:rPr>
                            </w:pPr>
                            <w:r w:rsidRPr="00E12BD0">
                              <w:rPr>
                                <w:szCs w:val="16"/>
                              </w:rPr>
                              <w:t>가지다</w:t>
                            </w:r>
                          </w:p>
                        </w:txbxContent>
                      </v:textbox>
                    </v:rect>
                  </w:pict>
                </mc:Fallback>
              </mc:AlternateContent>
            </w:r>
            <w:r w:rsidRPr="00CB027E">
              <w:rPr>
                <w:b/>
                <w:noProof/>
                <w:sz w:val="24"/>
                <w:szCs w:val="24"/>
                <w:lang w:eastAsia="ko-KR"/>
              </w:rPr>
              <mc:AlternateContent>
                <mc:Choice Requires="wps">
                  <w:drawing>
                    <wp:anchor distT="0" distB="0" distL="114300" distR="114300" simplePos="0" relativeHeight="251679744" behindDoc="0" locked="0" layoutInCell="1" allowOverlap="1">
                      <wp:simplePos x="0" y="0"/>
                      <wp:positionH relativeFrom="column">
                        <wp:posOffset>2049145</wp:posOffset>
                      </wp:positionH>
                      <wp:positionV relativeFrom="paragraph">
                        <wp:posOffset>-3810</wp:posOffset>
                      </wp:positionV>
                      <wp:extent cx="530225" cy="238760"/>
                      <wp:effectExtent l="0" t="3810" r="4445" b="0"/>
                      <wp:wrapNone/>
                      <wp:docPr id="68" name="Rectangl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225"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E01649" w:rsidRPr="008E16BB" w:rsidRDefault="00E01649" w:rsidP="00E01649">
                                  <w:pPr>
                                    <w:rPr>
                                      <w:szCs w:val="16"/>
                                    </w:rPr>
                                  </w:pPr>
                                  <w:r w:rsidRPr="008E16BB">
                                    <w:rPr>
                                      <w:szCs w:val="16"/>
                                    </w:rPr>
                                    <w:t>그렇지 않다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8" o:spid="_x0000_s1029" style="position:absolute;left:0;text-align:left;margin-left:161.35pt;margin-top:-.3pt;width:41.75pt;height:18.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" filled="f" stroked="f" strokecolor="white">
                      <v:textbox>
                        <w:txbxContent>
                          <w:p w:rsidR="00E01649" w:rsidRPr="008E16BB" w:rsidRDefault="00E01649" w:rsidP="00E01649">
                            <w:pPr>
                              <w:rPr>
                                <w:szCs w:val="16"/>
                              </w:rPr>
                            </w:pPr>
                            <w:r w:rsidRPr="008E16BB">
                              <w:rPr>
                                <w:szCs w:val="16"/>
                              </w:rPr>
                              <w:t>그렇지 않다</w:t>
                            </w:r>
                          </w:p>
                        </w:txbxContent>
                      </v:textbox>
                    </v:rect>
                  </w:pict>
                </mc:Fallback>
              </mc:AlternateContent>
            </w:r>
            <w:r w:rsidRPr="00CB027E">
              <w:rPr>
                <w:b/>
                <w:noProof/>
                <w:sz w:val="24"/>
                <w:szCs w:val="24"/>
                <w:lang w:eastAsia="ko-KR"/>
              </w:rPr>
              <mc:AlternateContent>
                <mc:Choice Requires="wps">
                  <w:drawing>
                    <wp:anchor distT="0" distB="0" distL="114300" distR="114300" simplePos="0" relativeHeight="251670528" behindDoc="0" locked="0" layoutInCell="1" allowOverlap="1">
                      <wp:simplePos x="0" y="0"/>
                      <wp:positionH relativeFrom="column">
                        <wp:posOffset>1206500</wp:posOffset>
                      </wp:positionH>
                      <wp:positionV relativeFrom="paragraph">
                        <wp:posOffset>235585</wp:posOffset>
                      </wp:positionV>
                      <wp:extent cx="0" cy="0"/>
                      <wp:effectExtent l="13335" t="52705" r="15240" b="61595"/>
                      <wp:wrapNone/>
                      <wp:docPr id="67"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E5420B" id="Line 209"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pt,18.55pt" to="9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">
                      <v:stroke endarrow="block"/>
                    </v:line>
                  </w:pict>
                </mc:Fallback>
              </mc:AlternateContent>
            </w:r>
            <w:r w:rsidRPr="00CB027E">
              <w:rPr>
                <w:b/>
                <w:noProof/>
                <w:sz w:val="24"/>
                <w:szCs w:val="24"/>
                <w:lang w:eastAsia="ko-KR"/>
              </w:rPr>
              <mc:AlternateContent>
                <mc:Choice Requires="wps">
                  <w:drawing>
                    <wp:anchor distT="0" distB="0" distL="114300" distR="114300" simplePos="0" relativeHeight="251660288" behindDoc="0" locked="0" layoutInCell="1" allowOverlap="1">
                      <wp:simplePos x="0" y="0"/>
                      <wp:positionH relativeFrom="column">
                        <wp:posOffset>2984500</wp:posOffset>
                      </wp:positionH>
                      <wp:positionV relativeFrom="paragraph">
                        <wp:posOffset>219710</wp:posOffset>
                      </wp:positionV>
                      <wp:extent cx="1447800" cy="0"/>
                      <wp:effectExtent l="10160" t="8255" r="8890" b="10795"/>
                      <wp:wrapNone/>
                      <wp:docPr id="66" name="Lin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7589DE" id="Line 19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pt,17.3pt" to="349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4L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"/>
                  </w:pict>
                </mc:Fallback>
              </mc:AlternateContent>
            </w: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72576" behindDoc="0" locked="0" layoutInCell="1" allowOverlap="1">
                      <wp:simplePos x="0" y="0"/>
                      <wp:positionH relativeFrom="column">
                        <wp:posOffset>215900</wp:posOffset>
                      </wp:positionH>
                      <wp:positionV relativeFrom="paragraph">
                        <wp:posOffset>85725</wp:posOffset>
                      </wp:positionV>
                      <wp:extent cx="2112010" cy="401955"/>
                      <wp:effectExtent l="13335" t="13335" r="8255" b="13335"/>
                      <wp:wrapNone/>
                      <wp:docPr id="65" name="Rectangle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2010" cy="401955"/>
                              </a:xfrm>
                              <a:prstGeom prst="rect">
                                <a:avLst/>
                              </a:prstGeom>
                              <a:solidFill>
                                <a:srgbClr val="FFFFFF"/>
                              </a:solidFill>
                              <a:ln w="9525">
                                <a:solidFill>
                                  <a:srgbClr val="000000"/>
                                </a:solidFill>
                                <a:miter lim="800000"/>
                                <a:headEnd/>
                                <a:tailEnd/>
                              </a:ln>
                            </wps:spPr>
                            <wps:txbx>
                              <w:txbxContent>
                                <w:p w:rsidR="00E01649" w:rsidRDefault="00E01649" w:rsidP="00E01649">
                                  <w:pPr>
                                    <w:jc w:val="center"/>
                                    <w:rPr>
                                      <w:sz w:val="22"/>
                                      <w:szCs w:val="22"/>
                                    </w:rPr>
                                  </w:pPr>
                                  <w:r>
                                    <w:rPr>
                                      <w:sz w:val="22"/>
                                      <w:szCs w:val="22"/>
                                    </w:rPr>
                                    <w:t>초안 작성/수정 지정</w:t>
                                  </w:r>
                                </w:p>
                                <w:p w:rsidR="00E01649" w:rsidRDefault="00E01649" w:rsidP="00E01649">
                                  <w:pPr>
                                    <w:jc w:val="center"/>
                                    <w:rPr>
                                      <w:sz w:val="22"/>
                                      <w:szCs w:val="22"/>
                                    </w:rPr>
                                  </w:pPr>
                                  <w:r>
                                    <w:rPr>
                                      <w:sz w:val="22"/>
                                      <w:szCs w:val="22"/>
                                    </w:rPr>
                                    <w:t>문서</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1" o:spid="_x0000_s1030" style="position:absolute;left:0;text-align:left;margin-left:17pt;margin-top:6.75pt;width:166.3pt;height:31.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">
                      <v:textbox>
                        <w:txbxContent>
                          <w:p w:rsidR="00E01649" w:rsidRDefault="00E01649" w:rsidP="00E01649">
                            <w:pPr>
                              <w:jc w:val="center"/>
                              <w:rPr>
                                <w:sz w:val="22"/>
                                <w:szCs w:val="22"/>
                              </w:rPr>
                            </w:pPr>
                            <w:r>
                              <w:rPr>
                                <w:sz w:val="22"/>
                                <w:szCs w:val="22"/>
                              </w:rPr>
                              <w:t>초안 작성/수정 지정</w:t>
                            </w:r>
                          </w:p>
                          <w:p w:rsidR="00E01649" w:rsidRDefault="00E01649" w:rsidP="00E01649">
                            <w:pPr>
                              <w:jc w:val="center"/>
                              <w:rPr>
                                <w:sz w:val="22"/>
                                <w:szCs w:val="22"/>
                              </w:rPr>
                            </w:pPr>
                            <w:r>
                              <w:rPr>
                                <w:sz w:val="22"/>
                                <w:szCs w:val="22"/>
                              </w:rPr>
                              <w:t>문서</w:t>
                            </w:r>
                          </w:p>
                        </w:txbxContent>
                      </v:textbox>
                    </v:rect>
                  </w:pict>
                </mc:Fallback>
              </mc:AlternateContent>
            </w: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97152" behindDoc="0" locked="0" layoutInCell="1" allowOverlap="1">
                      <wp:simplePos x="0" y="0"/>
                      <wp:positionH relativeFrom="column">
                        <wp:posOffset>1258570</wp:posOffset>
                      </wp:positionH>
                      <wp:positionV relativeFrom="paragraph">
                        <wp:posOffset>217170</wp:posOffset>
                      </wp:positionV>
                      <wp:extent cx="0" cy="457200"/>
                      <wp:effectExtent l="55880" t="7620" r="58420" b="20955"/>
                      <wp:wrapNone/>
                      <wp:docPr id="64"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7194E" id="Line 235"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1pt,17.1pt" to="99.1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">
                      <v:stroke endarrow="block"/>
                    </v:line>
                  </w:pict>
                </mc:Fallback>
              </mc:AlternateContent>
            </w:r>
          </w:p>
          <w:p w:rsidR="00E01649" w:rsidRPr="00CB027E" w:rsidRDefault="00E01649" w:rsidP="00281E8E">
            <w:pPr>
              <w:spacing w:line="360" w:lineRule="auto"/>
              <w:jc w:val="both"/>
              <w:rPr>
                <w:b/>
                <w:sz w:val="24"/>
                <w:szCs w:val="24"/>
                <w:lang w:val="it-IT"/>
              </w:rPr>
            </w:pP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73600" behindDoc="0" locked="0" layoutInCell="1" allowOverlap="1">
                      <wp:simplePos x="0" y="0"/>
                      <wp:positionH relativeFrom="column">
                        <wp:posOffset>439420</wp:posOffset>
                      </wp:positionH>
                      <wp:positionV relativeFrom="paragraph">
                        <wp:posOffset>194310</wp:posOffset>
                      </wp:positionV>
                      <wp:extent cx="1607185" cy="445770"/>
                      <wp:effectExtent l="8255" t="5080" r="13335" b="6350"/>
                      <wp:wrapNone/>
                      <wp:docPr id="63" name="Rectangle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7185" cy="445770"/>
                              </a:xfrm>
                              <a:prstGeom prst="rect">
                                <a:avLst/>
                              </a:prstGeom>
                              <a:solidFill>
                                <a:srgbClr val="FFFFFF"/>
                              </a:solidFill>
                              <a:ln w="9525">
                                <a:solidFill>
                                  <a:srgbClr val="000000"/>
                                </a:solidFill>
                                <a:miter lim="800000"/>
                                <a:headEnd/>
                                <a:tailEnd/>
                              </a:ln>
                            </wps:spPr>
                            <wps:txbx>
                              <w:txbxContent>
                                <w:p w:rsidR="00E01649" w:rsidRDefault="00E01649" w:rsidP="00E01649">
                                  <w:pPr>
                                    <w:jc w:val="center"/>
                                    <w:rPr>
                                      <w:sz w:val="22"/>
                                      <w:szCs w:val="22"/>
                                    </w:rPr>
                                  </w:pPr>
                                  <w:r>
                                    <w:rPr>
                                      <w:sz w:val="22"/>
                                      <w:szCs w:val="22"/>
                                    </w:rPr>
                                    <w:t>완전한 문서</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2" o:spid="_x0000_s1031" style="position:absolute;left:0;text-align:left;margin-left:34.6pt;margin-top:15.3pt;width:126.55pt;height:35.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">
                      <v:textbox>
                        <w:txbxContent>
                          <w:p w:rsidR="00E01649" w:rsidRDefault="00E01649" w:rsidP="00E01649">
                            <w:pPr>
                              <w:jc w:val="center"/>
                              <w:rPr>
                                <w:sz w:val="22"/>
                                <w:szCs w:val="22"/>
                              </w:rPr>
                            </w:pPr>
                            <w:r>
                              <w:rPr>
                                <w:sz w:val="22"/>
                                <w:szCs w:val="22"/>
                              </w:rPr>
                              <w:t>완전한 문서</w:t>
                            </w:r>
                          </w:p>
                        </w:txbxContent>
                      </v:textbox>
                    </v:rect>
                  </w:pict>
                </mc:Fallback>
              </mc:AlternateContent>
            </w: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85888" behindDoc="0" locked="0" layoutInCell="1" allowOverlap="1">
                      <wp:simplePos x="0" y="0"/>
                      <wp:positionH relativeFrom="column">
                        <wp:posOffset>2054860</wp:posOffset>
                      </wp:positionH>
                      <wp:positionV relativeFrom="paragraph">
                        <wp:posOffset>200660</wp:posOffset>
                      </wp:positionV>
                      <wp:extent cx="512445" cy="0"/>
                      <wp:effectExtent l="23495" t="55245" r="6985" b="59055"/>
                      <wp:wrapNone/>
                      <wp:docPr id="62"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1244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E88480" id="Line 224"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8pt,15.8pt" to="202.1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">
                      <v:stroke endarrow="block"/>
                    </v:line>
                  </w:pict>
                </mc:Fallback>
              </mc:AlternateContent>
            </w:r>
            <w:r w:rsidRPr="00CB027E">
              <w:rPr>
                <w:b/>
                <w:noProof/>
                <w:sz w:val="24"/>
                <w:szCs w:val="24"/>
                <w:lang w:eastAsia="ko-KR"/>
              </w:rPr>
              <mc:AlternateContent>
                <mc:Choice Requires="wps">
                  <w:drawing>
                    <wp:anchor distT="0" distB="0" distL="114300" distR="114300" simplePos="0" relativeHeight="251692032" behindDoc="0" locked="0" layoutInCell="1" allowOverlap="1">
                      <wp:simplePos x="0" y="0"/>
                      <wp:positionH relativeFrom="column">
                        <wp:posOffset>2580640</wp:posOffset>
                      </wp:positionH>
                      <wp:positionV relativeFrom="paragraph">
                        <wp:posOffset>185420</wp:posOffset>
                      </wp:positionV>
                      <wp:extent cx="5080" cy="1017270"/>
                      <wp:effectExtent l="6350" t="11430" r="7620" b="9525"/>
                      <wp:wrapNone/>
                      <wp:docPr id="61"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080" cy="1017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67939D" id="Line 230" o:spid="_x0000_s1026" style="position:absolute;flip:x 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2pt,14.6pt" to="203.6pt,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"/>
                  </w:pict>
                </mc:Fallback>
              </mc:AlternateContent>
            </w: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98176" behindDoc="0" locked="0" layoutInCell="1" allowOverlap="1">
                      <wp:simplePos x="0" y="0"/>
                      <wp:positionH relativeFrom="column">
                        <wp:posOffset>1249045</wp:posOffset>
                      </wp:positionH>
                      <wp:positionV relativeFrom="paragraph">
                        <wp:posOffset>120650</wp:posOffset>
                      </wp:positionV>
                      <wp:extent cx="0" cy="457200"/>
                      <wp:effectExtent l="55880" t="9525" r="58420" b="19050"/>
                      <wp:wrapNone/>
                      <wp:docPr id="60"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A30968" id="Line 236"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8.35pt,9.5pt" to="98.3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">
                      <v:stroke endarrow="block"/>
                    </v:line>
                  </w:pict>
                </mc:Fallback>
              </mc:AlternateContent>
            </w: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80768" behindDoc="0" locked="0" layoutInCell="1" allowOverlap="1">
                      <wp:simplePos x="0" y="0"/>
                      <wp:positionH relativeFrom="column">
                        <wp:posOffset>1987550</wp:posOffset>
                      </wp:positionH>
                      <wp:positionV relativeFrom="paragraph">
                        <wp:posOffset>212725</wp:posOffset>
                      </wp:positionV>
                      <wp:extent cx="655955" cy="266700"/>
                      <wp:effectExtent l="3810" t="2540" r="0" b="0"/>
                      <wp:wrapNone/>
                      <wp:docPr id="59" name="Rectangle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95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E01649" w:rsidRPr="00165CF8" w:rsidRDefault="00E01649" w:rsidP="00E01649">
                                  <w:pPr>
                                    <w:rPr>
                                      <w:sz w:val="18"/>
                                      <w:szCs w:val="16"/>
                                    </w:rPr>
                                  </w:pPr>
                                  <w:r w:rsidRPr="00165CF8">
                                    <w:rPr>
                                      <w:sz w:val="16"/>
                                      <w:szCs w:val="14"/>
                                    </w:rPr>
                                    <w:t>실패한</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9" o:spid="_x0000_s1032" style="position:absolute;left:0;text-align:left;margin-left:156.5pt;margin-top:16.75pt;width:51.65pt;height:2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" filled="f" stroked="f" strokecolor="white">
                      <v:textbox>
                        <w:txbxContent>
                          <w:p w:rsidR="00E01649" w:rsidRPr="00165CF8" w:rsidRDefault="00E01649" w:rsidP="00E01649">
                            <w:pPr>
                              <w:rPr>
                                <w:sz w:val="18"/>
                                <w:szCs w:val="16"/>
                              </w:rPr>
                            </w:pPr>
                            <w:r w:rsidRPr="00165CF8">
                              <w:rPr>
                                <w:sz w:val="16"/>
                                <w:szCs w:val="14"/>
                              </w:rPr>
                              <w:t>실패한</w:t>
                            </w:r>
                          </w:p>
                        </w:txbxContent>
                      </v:textbox>
                    </v:rect>
                  </w:pict>
                </mc:Fallback>
              </mc:AlternateContent>
            </w:r>
            <w:r w:rsidRPr="00CB027E">
              <w:rPr>
                <w:b/>
                <w:noProof/>
                <w:sz w:val="24"/>
                <w:szCs w:val="24"/>
                <w:lang w:eastAsia="ko-KR"/>
              </w:rPr>
              <mc:AlternateContent>
                <mc:Choice Requires="wps">
                  <w:drawing>
                    <wp:anchor distT="0" distB="0" distL="114300" distR="114300" simplePos="0" relativeHeight="251664384" behindDoc="0" locked="0" layoutInCell="1" allowOverlap="1">
                      <wp:simplePos x="0" y="0"/>
                      <wp:positionH relativeFrom="column">
                        <wp:posOffset>2980055</wp:posOffset>
                      </wp:positionH>
                      <wp:positionV relativeFrom="paragraph">
                        <wp:posOffset>187325</wp:posOffset>
                      </wp:positionV>
                      <wp:extent cx="1447800" cy="0"/>
                      <wp:effectExtent l="5715" t="5715" r="13335" b="13335"/>
                      <wp:wrapNone/>
                      <wp:docPr id="58"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43117" id="Line 20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65pt,14.75pt" to="348.6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HXWFQIAACs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"/>
                  </w:pict>
                </mc:Fallback>
              </mc:AlternateContent>
            </w: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74624" behindDoc="0" locked="0" layoutInCell="1" allowOverlap="1">
                      <wp:simplePos x="0" y="0"/>
                      <wp:positionH relativeFrom="column">
                        <wp:posOffset>306070</wp:posOffset>
                      </wp:positionH>
                      <wp:positionV relativeFrom="paragraph">
                        <wp:posOffset>38100</wp:posOffset>
                      </wp:positionV>
                      <wp:extent cx="1874520" cy="730250"/>
                      <wp:effectExtent l="27305" t="14605" r="22225" b="17145"/>
                      <wp:wrapNone/>
                      <wp:docPr id="57" name="AutoShape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4520" cy="730250"/>
                              </a:xfrm>
                              <a:prstGeom prst="diamond">
                                <a:avLst/>
                              </a:prstGeom>
                              <a:solidFill>
                                <a:srgbClr val="FFFFFF"/>
                              </a:solidFill>
                              <a:ln w="9525">
                                <a:solidFill>
                                  <a:srgbClr val="000000"/>
                                </a:solidFill>
                                <a:miter lim="800000"/>
                                <a:headEnd/>
                                <a:tailEnd/>
                              </a:ln>
                            </wps:spPr>
                            <wps:txbx>
                              <w:txbxContent>
                                <w:p w:rsidR="00E01649" w:rsidRDefault="00E01649" w:rsidP="00E01649">
                                  <w:pPr>
                                    <w:jc w:val="center"/>
                                    <w:rPr>
                                      <w:sz w:val="22"/>
                                      <w:szCs w:val="22"/>
                                    </w:rPr>
                                  </w:pPr>
                                  <w:r>
                                    <w:rPr>
                                      <w:sz w:val="22"/>
                                      <w:szCs w:val="22"/>
                                    </w:rPr>
                                    <w:t>고려하다</w:t>
                                  </w:r>
                                </w:p>
                                <w:p w:rsidR="00E01649" w:rsidRDefault="00E01649" w:rsidP="00E01649">
                                  <w:pPr>
                                    <w:jc w:val="center"/>
                                    <w:rPr>
                                      <w:sz w:val="22"/>
                                      <w:szCs w:val="22"/>
                                    </w:rPr>
                                  </w:pPr>
                                  <w:r>
                                    <w:rPr>
                                      <w:sz w:val="22"/>
                                      <w:szCs w:val="22"/>
                                    </w:rPr>
                                    <w:t>승인하다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13" o:spid="_x0000_s1033" type="#_x0000_t4" style="position:absolute;left:0;text-align:left;margin-left:24.1pt;margin-top:3pt;width:147.6pt;height:5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">
                      <v:textbox>
                        <w:txbxContent>
                          <w:p w:rsidR="00E01649" w:rsidRDefault="00E01649" w:rsidP="00E01649">
                            <w:pPr>
                              <w:jc w:val="center"/>
                              <w:rPr>
                                <w:sz w:val="22"/>
                                <w:szCs w:val="22"/>
                              </w:rPr>
                            </w:pPr>
                            <w:r>
                              <w:rPr>
                                <w:sz w:val="22"/>
                                <w:szCs w:val="22"/>
                              </w:rPr>
                              <w:t>고려하다</w:t>
                            </w:r>
                          </w:p>
                          <w:p w:rsidR="00E01649" w:rsidRDefault="00E01649" w:rsidP="00E01649">
                            <w:pPr>
                              <w:jc w:val="center"/>
                              <w:rPr>
                                <w:sz w:val="22"/>
                                <w:szCs w:val="22"/>
                              </w:rPr>
                            </w:pPr>
                            <w:r>
                              <w:rPr>
                                <w:sz w:val="22"/>
                                <w:szCs w:val="22"/>
                              </w:rPr>
                              <w:t>승인하다</w:t>
                            </w:r>
                          </w:p>
                        </w:txbxContent>
                      </v:textbox>
                    </v:shape>
                  </w:pict>
                </mc:Fallback>
              </mc:AlternateContent>
            </w: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91008" behindDoc="0" locked="0" layoutInCell="1" allowOverlap="1">
                      <wp:simplePos x="0" y="0"/>
                      <wp:positionH relativeFrom="column">
                        <wp:posOffset>2193925</wp:posOffset>
                      </wp:positionH>
                      <wp:positionV relativeFrom="paragraph">
                        <wp:posOffset>145415</wp:posOffset>
                      </wp:positionV>
                      <wp:extent cx="381000" cy="0"/>
                      <wp:effectExtent l="10160" t="13335" r="8890" b="5715"/>
                      <wp:wrapNone/>
                      <wp:docPr id="56"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B085D" id="Line 229"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75pt,11.45pt" to="202.7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04aFAIAACo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"/>
                  </w:pict>
                </mc:Fallback>
              </mc:AlternateContent>
            </w: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93056" behindDoc="0" locked="0" layoutInCell="1" allowOverlap="1">
                      <wp:simplePos x="0" y="0"/>
                      <wp:positionH relativeFrom="column">
                        <wp:posOffset>1253490</wp:posOffset>
                      </wp:positionH>
                      <wp:positionV relativeFrom="paragraph">
                        <wp:posOffset>239395</wp:posOffset>
                      </wp:positionV>
                      <wp:extent cx="0" cy="220345"/>
                      <wp:effectExtent l="60325" t="8255" r="53975" b="19050"/>
                      <wp:wrapNone/>
                      <wp:docPr id="55"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03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945BF4" id="Line 231"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8.7pt,18.85pt" to="98.7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">
                      <v:stroke endarrow="block"/>
                    </v:line>
                  </w:pict>
                </mc:Fallback>
              </mc:AlternateContent>
            </w:r>
            <w:r w:rsidRPr="00CB027E">
              <w:rPr>
                <w:b/>
                <w:noProof/>
                <w:sz w:val="24"/>
                <w:szCs w:val="24"/>
                <w:lang w:eastAsia="ko-KR"/>
              </w:rPr>
              <mc:AlternateContent>
                <mc:Choice Requires="wps">
                  <w:drawing>
                    <wp:anchor distT="0" distB="0" distL="114300" distR="114300" simplePos="0" relativeHeight="251686912" behindDoc="0" locked="0" layoutInCell="1" allowOverlap="1">
                      <wp:simplePos x="0" y="0"/>
                      <wp:positionH relativeFrom="column">
                        <wp:posOffset>1420495</wp:posOffset>
                      </wp:positionH>
                      <wp:positionV relativeFrom="paragraph">
                        <wp:posOffset>208915</wp:posOffset>
                      </wp:positionV>
                      <wp:extent cx="376555" cy="238760"/>
                      <wp:effectExtent l="0" t="0" r="0" b="2540"/>
                      <wp:wrapNone/>
                      <wp:docPr id="54" name="Rectangl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6555"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E01649" w:rsidRPr="00165CF8" w:rsidRDefault="00E01649" w:rsidP="00E01649">
                                  <w:pPr>
                                    <w:rPr>
                                      <w:sz w:val="18"/>
                                      <w:szCs w:val="16"/>
                                    </w:rPr>
                                  </w:pPr>
                                  <w:r w:rsidRPr="00165CF8">
                                    <w:rPr>
                                      <w:sz w:val="18"/>
                                      <w:szCs w:val="16"/>
                                    </w:rPr>
                                    <w:t>얻다</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5" o:spid="_x0000_s1034" style="position:absolute;left:0;text-align:left;margin-left:111.85pt;margin-top:16.45pt;width:29.65pt;height:18.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" filled="f" stroked="f" strokecolor="white">
                      <v:textbox>
                        <w:txbxContent>
                          <w:p w:rsidR="00E01649" w:rsidRPr="00165CF8" w:rsidRDefault="00E01649" w:rsidP="00E01649">
                            <w:pPr>
                              <w:rPr>
                                <w:sz w:val="18"/>
                                <w:szCs w:val="16"/>
                              </w:rPr>
                            </w:pPr>
                            <w:r w:rsidRPr="00165CF8">
                              <w:rPr>
                                <w:sz w:val="18"/>
                                <w:szCs w:val="16"/>
                              </w:rPr>
                              <w:t>얻다</w:t>
                            </w:r>
                          </w:p>
                        </w:txbxContent>
                      </v:textbox>
                    </v:rect>
                  </w:pict>
                </mc:Fallback>
              </mc:AlternateContent>
            </w: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75648" behindDoc="0" locked="0" layoutInCell="1" allowOverlap="1">
                      <wp:simplePos x="0" y="0"/>
                      <wp:positionH relativeFrom="column">
                        <wp:posOffset>448945</wp:posOffset>
                      </wp:positionH>
                      <wp:positionV relativeFrom="paragraph">
                        <wp:posOffset>185420</wp:posOffset>
                      </wp:positionV>
                      <wp:extent cx="1593850" cy="457200"/>
                      <wp:effectExtent l="8255" t="7620" r="7620" b="11430"/>
                      <wp:wrapNone/>
                      <wp:docPr id="53"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3850" cy="457200"/>
                              </a:xfrm>
                              <a:prstGeom prst="rect">
                                <a:avLst/>
                              </a:prstGeom>
                              <a:solidFill>
                                <a:srgbClr val="FFFFFF"/>
                              </a:solidFill>
                              <a:ln w="9525">
                                <a:solidFill>
                                  <a:srgbClr val="000000"/>
                                </a:solidFill>
                                <a:miter lim="800000"/>
                                <a:headEnd/>
                                <a:tailEnd/>
                              </a:ln>
                            </wps:spPr>
                            <wps:txbx>
                              <w:txbxContent>
                                <w:p w:rsidR="00E01649" w:rsidRDefault="00E01649" w:rsidP="00E01649">
                                  <w:pPr>
                                    <w:jc w:val="center"/>
                                    <w:rPr>
                                      <w:sz w:val="22"/>
                                      <w:szCs w:val="22"/>
                                    </w:rPr>
                                  </w:pPr>
                                  <w:r>
                                    <w:rPr>
                                      <w:sz w:val="22"/>
                                      <w:szCs w:val="22"/>
                                    </w:rPr>
                                    <w:t>복제, 스탬프</w:t>
                                  </w:r>
                                </w:p>
                                <w:p w:rsidR="00E01649" w:rsidRDefault="00E01649" w:rsidP="00E01649">
                                  <w:pPr>
                                    <w:jc w:val="center"/>
                                  </w:pPr>
                                  <w:r>
                                    <w:rPr>
                                      <w:sz w:val="22"/>
                                      <w:szCs w:val="22"/>
                                    </w:rPr>
                                    <w:t>제어</w:t>
                                  </w:r>
                                </w:p>
                                <w:p w:rsidR="00E01649" w:rsidRPr="00A03E65" w:rsidRDefault="00E01649" w:rsidP="00E01649">
                                  <w:pPr>
                                    <w:jc w:val="center"/>
                                    <w:rPr>
                                      <w:lang w:val="it-IT"/>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4" o:spid="_x0000_s1035" style="position:absolute;left:0;text-align:left;margin-left:35.35pt;margin-top:14.6pt;width:125.5pt;height:3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">
                      <v:textbox>
                        <w:txbxContent>
                          <w:p w:rsidR="00E01649" w:rsidRDefault="00E01649" w:rsidP="00E01649">
                            <w:pPr>
                              <w:jc w:val="center"/>
                              <w:rPr>
                                <w:sz w:val="22"/>
                                <w:szCs w:val="22"/>
                              </w:rPr>
                            </w:pPr>
                            <w:r>
                              <w:rPr>
                                <w:sz w:val="22"/>
                                <w:szCs w:val="22"/>
                              </w:rPr>
                              <w:t>복제, 스탬프</w:t>
                            </w:r>
                          </w:p>
                          <w:p w:rsidR="00E01649" w:rsidRDefault="00E01649" w:rsidP="00E01649">
                            <w:pPr>
                              <w:jc w:val="center"/>
                            </w:pPr>
                            <w:r>
                              <w:rPr>
                                <w:sz w:val="22"/>
                                <w:szCs w:val="22"/>
                              </w:rPr>
                              <w:t>제어</w:t>
                            </w:r>
                          </w:p>
                          <w:p w:rsidR="00E01649" w:rsidRPr="00A03E65" w:rsidRDefault="00E01649" w:rsidP="00E01649">
                            <w:pPr>
                              <w:jc w:val="center"/>
                              <w:rPr>
                                <w:lang w:val="it-IT"/>
                              </w:rPr>
                            </w:pPr>
                          </w:p>
                        </w:txbxContent>
                      </v:textbox>
                    </v:rect>
                  </w:pict>
                </mc:Fallback>
              </mc:AlternateContent>
            </w:r>
          </w:p>
          <w:p w:rsidR="00E01649" w:rsidRPr="00CB027E" w:rsidRDefault="00E01649" w:rsidP="00281E8E">
            <w:pPr>
              <w:spacing w:line="360" w:lineRule="auto"/>
              <w:jc w:val="both"/>
              <w:rPr>
                <w:b/>
                <w:sz w:val="24"/>
                <w:szCs w:val="24"/>
                <w:lang w:val="it-IT"/>
              </w:rPr>
            </w:pP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94080" behindDoc="0" locked="0" layoutInCell="1" allowOverlap="1">
                      <wp:simplePos x="0" y="0"/>
                      <wp:positionH relativeFrom="column">
                        <wp:posOffset>1263650</wp:posOffset>
                      </wp:positionH>
                      <wp:positionV relativeFrom="paragraph">
                        <wp:posOffset>132080</wp:posOffset>
                      </wp:positionV>
                      <wp:extent cx="0" cy="165100"/>
                      <wp:effectExtent l="60960" t="13335" r="53340" b="21590"/>
                      <wp:wrapNone/>
                      <wp:docPr id="52"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5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0EDC05" id="Line 232"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5pt,10.4pt" to="99.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">
                      <v:stroke endarrow="block"/>
                    </v:line>
                  </w:pict>
                </mc:Fallback>
              </mc:AlternateContent>
            </w: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76672" behindDoc="0" locked="0" layoutInCell="1" allowOverlap="1">
                      <wp:simplePos x="0" y="0"/>
                      <wp:positionH relativeFrom="column">
                        <wp:posOffset>448945</wp:posOffset>
                      </wp:positionH>
                      <wp:positionV relativeFrom="paragraph">
                        <wp:posOffset>49530</wp:posOffset>
                      </wp:positionV>
                      <wp:extent cx="1593850" cy="445135"/>
                      <wp:effectExtent l="8255" t="12700" r="7620" b="8890"/>
                      <wp:wrapNone/>
                      <wp:docPr id="51" name="Rectangl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3850" cy="445135"/>
                              </a:xfrm>
                              <a:prstGeom prst="rect">
                                <a:avLst/>
                              </a:prstGeom>
                              <a:solidFill>
                                <a:srgbClr val="FFFFFF"/>
                              </a:solidFill>
                              <a:ln w="9525">
                                <a:solidFill>
                                  <a:srgbClr val="000000"/>
                                </a:solidFill>
                                <a:miter lim="800000"/>
                                <a:headEnd/>
                                <a:tailEnd/>
                              </a:ln>
                            </wps:spPr>
                            <wps:txbx>
                              <w:txbxContent>
                                <w:p w:rsidR="00E01649" w:rsidRDefault="00E01649" w:rsidP="00E01649">
                                  <w:pPr>
                                    <w:jc w:val="center"/>
                                    <w:rPr>
                                      <w:sz w:val="22"/>
                                      <w:szCs w:val="22"/>
                                    </w:rPr>
                                  </w:pPr>
                                  <w:r>
                                    <w:rPr>
                                      <w:sz w:val="22"/>
                                      <w:szCs w:val="22"/>
                                    </w:rPr>
                                    <w:t>배포 및 회수</w:t>
                                  </w:r>
                                </w:p>
                                <w:p w:rsidR="00E01649" w:rsidRDefault="00E01649" w:rsidP="00E01649">
                                  <w:pPr>
                                    <w:jc w:val="center"/>
                                  </w:pPr>
                                  <w:r>
                                    <w:rPr>
                                      <w:sz w:val="22"/>
                                      <w:szCs w:val="22"/>
                                    </w:rPr>
                                    <w:t xml:space="preserve">오래된 문서</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5" o:spid="_x0000_s1036" style="position:absolute;left:0;text-align:left;margin-left:35.35pt;margin-top:3.9pt;width:125.5pt;height:35.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">
                      <v:textbox>
                        <w:txbxContent>
                          <w:p w:rsidR="00E01649" w:rsidRDefault="00E01649" w:rsidP="00E01649">
                            <w:pPr>
                              <w:jc w:val="center"/>
                              <w:rPr>
                                <w:sz w:val="22"/>
                                <w:szCs w:val="22"/>
                              </w:rPr>
                            </w:pPr>
                            <w:r>
                              <w:rPr>
                                <w:sz w:val="22"/>
                                <w:szCs w:val="22"/>
                              </w:rPr>
                              <w:t>배포 및 회수</w:t>
                            </w:r>
                          </w:p>
                          <w:p w:rsidR="00E01649" w:rsidRDefault="00E01649" w:rsidP="00E01649">
                            <w:pPr>
                              <w:jc w:val="center"/>
                            </w:pPr>
                            <w:r>
                              <w:rPr>
                                <w:sz w:val="22"/>
                                <w:szCs w:val="22"/>
                              </w:rPr>
                              <w:t xml:space="preserve">오래된 문서</w:t>
                            </w:r>
                          </w:p>
                        </w:txbxContent>
                      </v:textbox>
                    </v:rect>
                  </w:pict>
                </mc:Fallback>
              </mc:AlternateContent>
            </w: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95104" behindDoc="0" locked="0" layoutInCell="1" allowOverlap="1">
                      <wp:simplePos x="0" y="0"/>
                      <wp:positionH relativeFrom="column">
                        <wp:posOffset>1266190</wp:posOffset>
                      </wp:positionH>
                      <wp:positionV relativeFrom="paragraph">
                        <wp:posOffset>231140</wp:posOffset>
                      </wp:positionV>
                      <wp:extent cx="0" cy="228600"/>
                      <wp:effectExtent l="53975" t="9525" r="60325" b="19050"/>
                      <wp:wrapNone/>
                      <wp:docPr id="50"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AF8FEE" id="Line 233"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pt,18.2pt" to="99.7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">
                      <v:stroke endarrow="block"/>
                    </v:line>
                  </w:pict>
                </mc:Fallback>
              </mc:AlternateContent>
            </w: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77696" behindDoc="0" locked="0" layoutInCell="1" allowOverlap="1">
                      <wp:simplePos x="0" y="0"/>
                      <wp:positionH relativeFrom="column">
                        <wp:posOffset>448945</wp:posOffset>
                      </wp:positionH>
                      <wp:positionV relativeFrom="paragraph">
                        <wp:posOffset>208915</wp:posOffset>
                      </wp:positionV>
                      <wp:extent cx="1593850" cy="457200"/>
                      <wp:effectExtent l="8255" t="12065" r="7620" b="6985"/>
                      <wp:wrapNone/>
                      <wp:docPr id="49" name="Rectangle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3850" cy="457200"/>
                              </a:xfrm>
                              <a:prstGeom prst="rect">
                                <a:avLst/>
                              </a:prstGeom>
                              <a:solidFill>
                                <a:srgbClr val="FFFFFF"/>
                              </a:solidFill>
                              <a:ln w="9525">
                                <a:solidFill>
                                  <a:srgbClr val="000000"/>
                                </a:solidFill>
                                <a:miter lim="800000"/>
                                <a:headEnd/>
                                <a:tailEnd/>
                              </a:ln>
                            </wps:spPr>
                            <wps:txbx>
                              <w:txbxContent>
                                <w:p w:rsidR="00E01649" w:rsidRPr="006B4301" w:rsidRDefault="00E01649" w:rsidP="00E01649">
                                  <w:pPr>
                                    <w:jc w:val="center"/>
                                    <w:rPr>
                                      <w:sz w:val="22"/>
                                      <w:szCs w:val="22"/>
                                    </w:rPr>
                                  </w:pPr>
                                  <w:r w:rsidRPr="006B4301">
                                    <w:rPr>
                                      <w:sz w:val="22"/>
                                      <w:szCs w:val="22"/>
                                    </w:rPr>
                                    <w:t xml:space="preserve">업데이트 날짜</w:t>
                                  </w:r>
                                </w:p>
                                <w:p w:rsidR="00E01649" w:rsidRPr="00A03E65" w:rsidRDefault="00E01649" w:rsidP="00E01649">
                                  <w:pPr>
                                    <w:jc w:val="center"/>
                                    <w:rPr>
                                      <w:lang w:val="it-IT"/>
                                    </w:rPr>
                                  </w:pPr>
                                  <w:r w:rsidRPr="00A03E65">
                                    <w:rPr>
                                      <w:sz w:val="22"/>
                                      <w:szCs w:val="22"/>
                                      <w:lang w:val="it-IT"/>
                                    </w:rPr>
                                    <w:t>서류 목록</w:t>
                                  </w:r>
                                </w:p>
                                <w:p w:rsidR="00E01649" w:rsidRDefault="00E01649" w:rsidP="00E01649">
                                  <w:pPr>
                                    <w:jc w:val="center"/>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6" o:spid="_x0000_s1037" style="position:absolute;left:0;text-align:left;margin-left:35.35pt;margin-top:16.45pt;width:125.5pt;height:3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">
                      <v:textbox>
                        <w:txbxContent>
                          <w:p w:rsidR="00E01649" w:rsidRPr="006B4301" w:rsidRDefault="00E01649" w:rsidP="00E01649">
                            <w:pPr>
                              <w:jc w:val="center"/>
                              <w:rPr>
                                <w:sz w:val="22"/>
                                <w:szCs w:val="22"/>
                              </w:rPr>
                            </w:pPr>
                            <w:r w:rsidRPr="006B4301">
                              <w:rPr>
                                <w:sz w:val="22"/>
                                <w:szCs w:val="22"/>
                              </w:rPr>
                              <w:t xml:space="preserve">업데이트 날짜</w:t>
                            </w:r>
                          </w:p>
                          <w:p w:rsidR="00E01649" w:rsidRPr="00A03E65" w:rsidRDefault="00E01649" w:rsidP="00E01649">
                            <w:pPr>
                              <w:jc w:val="center"/>
                              <w:rPr>
                                <w:lang w:val="it-IT"/>
                              </w:rPr>
                            </w:pPr>
                            <w:r w:rsidRPr="00A03E65">
                              <w:rPr>
                                <w:sz w:val="22"/>
                                <w:szCs w:val="22"/>
                                <w:lang w:val="it-IT"/>
                              </w:rPr>
                              <w:t>서류 목록</w:t>
                            </w:r>
                          </w:p>
                          <w:p w:rsidR="00E01649" w:rsidRDefault="00E01649" w:rsidP="00E01649">
                            <w:pPr>
                              <w:jc w:val="center"/>
                              <w:rPr>
                                <w:sz w:val="22"/>
                                <w:szCs w:val="22"/>
                              </w:rPr>
                            </w:pPr>
                          </w:p>
                        </w:txbxContent>
                      </v:textbox>
                    </v:rect>
                  </w:pict>
                </mc:Fallback>
              </mc:AlternateContent>
            </w:r>
          </w:p>
          <w:p w:rsidR="00E01649" w:rsidRPr="00CB027E" w:rsidRDefault="00E01649" w:rsidP="00281E8E">
            <w:pPr>
              <w:spacing w:line="360" w:lineRule="auto"/>
              <w:jc w:val="both"/>
              <w:rPr>
                <w:b/>
                <w:sz w:val="24"/>
                <w:szCs w:val="24"/>
                <w:lang w:val="it-IT"/>
              </w:rPr>
            </w:pP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96128" behindDoc="0" locked="0" layoutInCell="1" allowOverlap="1">
                      <wp:simplePos x="0" y="0"/>
                      <wp:positionH relativeFrom="column">
                        <wp:posOffset>1270000</wp:posOffset>
                      </wp:positionH>
                      <wp:positionV relativeFrom="paragraph">
                        <wp:posOffset>138430</wp:posOffset>
                      </wp:positionV>
                      <wp:extent cx="0" cy="228600"/>
                      <wp:effectExtent l="57785" t="10160" r="56515" b="18415"/>
                      <wp:wrapNone/>
                      <wp:docPr id="48"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E5A7E6" id="Line 234"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pt,10.9pt" to="100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">
                      <v:stroke endarrow="block"/>
                    </v:line>
                  </w:pict>
                </mc:Fallback>
              </mc:AlternateContent>
            </w:r>
            <w:r w:rsidRPr="00CB027E">
              <w:rPr>
                <w:b/>
                <w:noProof/>
                <w:sz w:val="24"/>
                <w:szCs w:val="24"/>
                <w:lang w:eastAsia="ko-KR"/>
              </w:rPr>
              <mc:AlternateContent>
                <mc:Choice Requires="wps">
                  <w:drawing>
                    <wp:anchor distT="0" distB="0" distL="114300" distR="114300" simplePos="0" relativeHeight="251666432" behindDoc="0" locked="0" layoutInCell="1" allowOverlap="1">
                      <wp:simplePos x="0" y="0"/>
                      <wp:positionH relativeFrom="column">
                        <wp:posOffset>2982595</wp:posOffset>
                      </wp:positionH>
                      <wp:positionV relativeFrom="paragraph">
                        <wp:posOffset>233045</wp:posOffset>
                      </wp:positionV>
                      <wp:extent cx="1447800" cy="0"/>
                      <wp:effectExtent l="8255" t="9525" r="10795" b="9525"/>
                      <wp:wrapNone/>
                      <wp:docPr id="47"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3EE26" id="Line 20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85pt,18.35pt" to="348.8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cK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"/>
                  </w:pict>
                </mc:Fallback>
              </mc:AlternateContent>
            </w: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83840" behindDoc="0" locked="0" layoutInCell="1" allowOverlap="1">
                      <wp:simplePos x="0" y="0"/>
                      <wp:positionH relativeFrom="column">
                        <wp:posOffset>415925</wp:posOffset>
                      </wp:positionH>
                      <wp:positionV relativeFrom="paragraph">
                        <wp:posOffset>104140</wp:posOffset>
                      </wp:positionV>
                      <wp:extent cx="1714500" cy="346075"/>
                      <wp:effectExtent l="13335" t="10160" r="5715" b="5715"/>
                      <wp:wrapNone/>
                      <wp:docPr id="46" name="Oval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346075"/>
                              </a:xfrm>
                              <a:prstGeom prst="ellipse">
                                <a:avLst/>
                              </a:prstGeom>
                              <a:solidFill>
                                <a:srgbClr val="FFFFFF"/>
                              </a:solidFill>
                              <a:ln w="9525">
                                <a:solidFill>
                                  <a:srgbClr val="000000"/>
                                </a:solidFill>
                                <a:round/>
                                <a:headEnd/>
                                <a:tailEnd/>
                              </a:ln>
                            </wps:spPr>
                            <wps:txbx>
                              <w:txbxContent>
                                <w:p w:rsidR="00E01649" w:rsidRDefault="00E01649" w:rsidP="00E01649">
                                  <w:pPr>
                                    <w:jc w:val="center"/>
                                    <w:rPr>
                                      <w:sz w:val="22"/>
                                      <w:szCs w:val="22"/>
                                    </w:rPr>
                                  </w:pPr>
                                  <w:r>
                                    <w:rPr>
                                      <w:sz w:val="22"/>
                                      <w:szCs w:val="22"/>
                                    </w:rPr>
                                    <w:t>프로필 저장</w:t>
                                  </w:r>
                                </w:p>
                                <w:p w:rsidR="00E01649" w:rsidRPr="00F77170" w:rsidRDefault="00E01649" w:rsidP="00E0164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22" o:spid="_x0000_s1038" style="position:absolute;left:0;text-align:left;margin-left:32.75pt;margin-top:8.2pt;width:135pt;height:27.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">
                      <v:textbox>
                        <w:txbxContent>
                          <w:p w:rsidR="00E01649" w:rsidRDefault="00E01649" w:rsidP="00E01649">
                            <w:pPr>
                              <w:jc w:val="center"/>
                              <w:rPr>
                                <w:sz w:val="22"/>
                                <w:szCs w:val="22"/>
                              </w:rPr>
                            </w:pPr>
                            <w:r>
                              <w:rPr>
                                <w:sz w:val="22"/>
                                <w:szCs w:val="22"/>
                              </w:rPr>
                              <w:t>프로필 저장</w:t>
                            </w:r>
                          </w:p>
                          <w:p w:rsidR="00E01649" w:rsidRPr="00F77170" w:rsidRDefault="00E01649" w:rsidP="00E01649"/>
                        </w:txbxContent>
                      </v:textbox>
                    </v:oval>
                  </w:pict>
                </mc:Fallback>
              </mc:AlternateConten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p>
        </w:tc>
        <w:tc>
          <w:tcPr>
            <w:tcW w:w="2268" w:type="dxa"/>
            <w:tcBorders>
              <w:top w:val="single" w:sz="4" w:space="0" w:color="auto"/>
              <w:left w:val="single" w:sz="4" w:space="0" w:color="auto"/>
              <w:bottom w:val="single" w:sz="4" w:space="0" w:color="auto"/>
              <w:right w:val="single" w:sz="4" w:space="0" w:color="auto"/>
            </w:tcBorders>
          </w:tcPr>
          <w:p w:rsidR="00E01649" w:rsidRPr="00CB027E" w:rsidRDefault="00E01649" w:rsidP="00281E8E">
            <w:pPr>
              <w:spacing w:line="360" w:lineRule="auto"/>
              <w:jc w:val="both"/>
              <w:rPr>
                <w:b/>
                <w:sz w:val="24"/>
                <w:szCs w:val="24"/>
                <w:lang w:val="es-ES_tradnl"/>
              </w:rPr>
            </w:pPr>
            <w:r w:rsidRPr="00CB027E">
              <w:rPr>
                <w:b/>
                <w:sz w:val="24"/>
                <w:szCs w:val="24"/>
                <w:lang w:val="es-ES_tradnl"/>
              </w:rPr>
              <w:t>회의 중</w:t>
            </w:r>
          </w:p>
          <w:p w:rsidR="00E01649" w:rsidRPr="00CB027E" w:rsidRDefault="00E01649" w:rsidP="00281E8E">
            <w:pPr>
              <w:spacing w:line="360" w:lineRule="auto"/>
              <w:jc w:val="both"/>
              <w:rPr>
                <w:b/>
                <w:sz w:val="24"/>
                <w:szCs w:val="24"/>
                <w:lang w:val="es-ES_tradnl"/>
              </w:rPr>
            </w:pPr>
          </w:p>
          <w:p w:rsidR="00E01649" w:rsidRPr="00CB027E" w:rsidRDefault="00E01649" w:rsidP="00281E8E">
            <w:pPr>
              <w:spacing w:line="360" w:lineRule="auto"/>
              <w:jc w:val="both"/>
              <w:rPr>
                <w:b/>
                <w:sz w:val="24"/>
                <w:szCs w:val="24"/>
                <w:lang w:val="es-ES_tradnl"/>
              </w:rPr>
            </w:pPr>
          </w:p>
          <w:p w:rsidR="00E01649" w:rsidRPr="00CB027E" w:rsidRDefault="00E01649" w:rsidP="00281E8E">
            <w:pPr>
              <w:spacing w:line="360" w:lineRule="auto"/>
              <w:jc w:val="both"/>
              <w:rPr>
                <w:b/>
                <w:sz w:val="24"/>
                <w:szCs w:val="24"/>
                <w:lang w:val="es-ES_tradnl"/>
              </w:rPr>
            </w:pPr>
            <w:r w:rsidRPr="00CB027E">
              <w:rPr>
                <w:b/>
                <w:sz w:val="24"/>
                <w:szCs w:val="24"/>
                <w:lang w:val="es-ES_tradnl"/>
              </w:rPr>
              <w:t>회의 중</w: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sz w:val="24"/>
                <w:szCs w:val="24"/>
                <w:lang w:val="it-IT"/>
              </w:rPr>
              <w:t>회의 중</w: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62336" behindDoc="0" locked="0" layoutInCell="1" allowOverlap="1">
                      <wp:simplePos x="0" y="0"/>
                      <wp:positionH relativeFrom="column">
                        <wp:posOffset>-68580</wp:posOffset>
                      </wp:positionH>
                      <wp:positionV relativeFrom="paragraph">
                        <wp:posOffset>-186690</wp:posOffset>
                      </wp:positionV>
                      <wp:extent cx="1447800" cy="0"/>
                      <wp:effectExtent l="7620" t="5080" r="11430" b="13970"/>
                      <wp:wrapNone/>
                      <wp:docPr id="45"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39B31" id="Line 20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4.7pt" to="108.6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YXmFQIAACsEAAAOAAAAZHJzL2Uyb0RvYy54bWysU8uu2jAQ3VfqP1jeQxIau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"/>
                  </w:pict>
                </mc:Fallback>
              </mc:AlternateContent>
            </w:r>
            <w:r w:rsidR="00E01649" w:rsidRPr="00CB027E">
              <w:rPr>
                <w:b/>
                <w:sz w:val="24"/>
                <w:szCs w:val="24"/>
                <w:lang w:val="it-IT"/>
              </w:rPr>
              <w:t>문서 완료</w:t>
            </w: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p>
          <w:p w:rsidR="00E01649" w:rsidRPr="00CB027E" w:rsidRDefault="00E01649" w:rsidP="00281E8E">
            <w:pPr>
              <w:spacing w:line="360" w:lineRule="auto"/>
              <w:jc w:val="both"/>
              <w:rPr>
                <w:b/>
                <w:sz w:val="24"/>
                <w:szCs w:val="24"/>
                <w:lang w:val="it-IT"/>
              </w:rPr>
            </w:pPr>
            <w:r w:rsidRPr="00CB027E">
              <w:rPr>
                <w:b/>
                <w:sz w:val="24"/>
                <w:szCs w:val="24"/>
                <w:lang w:val="it-IT"/>
              </w:rPr>
              <w:t>문서가 완성되었습니다</w:t>
            </w:r>
          </w:p>
          <w:p w:rsidR="00E01649" w:rsidRPr="00CB027E" w:rsidRDefault="00212C3D" w:rsidP="00281E8E">
            <w:pPr>
              <w:spacing w:line="360" w:lineRule="auto"/>
              <w:jc w:val="both"/>
              <w:rPr>
                <w:b/>
                <w:sz w:val="24"/>
                <w:szCs w:val="24"/>
                <w:lang w:val="it-IT"/>
              </w:rPr>
            </w:pPr>
            <w:r w:rsidRPr="00CB027E">
              <w:rPr>
                <w:b/>
                <w:noProof/>
                <w:sz w:val="24"/>
                <w:szCs w:val="24"/>
                <w:lang w:eastAsia="ko-KR"/>
              </w:rPr>
              <mc:AlternateContent>
                <mc:Choice Requires="wps">
                  <w:drawing>
                    <wp:anchor distT="0" distB="0" distL="114300" distR="114300" simplePos="0" relativeHeight="251669504" behindDoc="0" locked="0" layoutInCell="1" allowOverlap="1">
                      <wp:simplePos x="0" y="0"/>
                      <wp:positionH relativeFrom="column">
                        <wp:posOffset>-61595</wp:posOffset>
                      </wp:positionH>
                      <wp:positionV relativeFrom="paragraph">
                        <wp:posOffset>89535</wp:posOffset>
                      </wp:positionV>
                      <wp:extent cx="1447800" cy="0"/>
                      <wp:effectExtent l="5080" t="6985" r="13970" b="12065"/>
                      <wp:wrapNone/>
                      <wp:docPr id="44"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EC4C9" id="Line 208"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pt,7.05pt" to="109.1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oot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"/>
                  </w:pict>
                </mc:Fallback>
              </mc:AlternateContent>
            </w:r>
          </w:p>
          <w:p w:rsidR="00E01649" w:rsidRPr="00CB027E" w:rsidRDefault="00E01649" w:rsidP="00281E8E">
            <w:pPr>
              <w:spacing w:line="360" w:lineRule="auto"/>
              <w:jc w:val="both"/>
              <w:rPr>
                <w:b/>
                <w:sz w:val="24"/>
                <w:szCs w:val="24"/>
                <w:lang w:val="it-IT"/>
              </w:rPr>
            </w:pPr>
            <w:r w:rsidRPr="00CB027E">
              <w:rPr>
                <w:b/>
                <w:sz w:val="24"/>
                <w:szCs w:val="24"/>
                <w:lang w:val="it-IT"/>
              </w:rPr>
              <w:t>문서가 완성되었습니다</w:t>
            </w:r>
          </w:p>
          <w:p w:rsidR="00E01649" w:rsidRPr="00CB027E" w:rsidRDefault="00E01649" w:rsidP="00281E8E">
            <w:pPr>
              <w:spacing w:line="360" w:lineRule="auto"/>
              <w:jc w:val="both"/>
              <w:rPr>
                <w:b/>
                <w:sz w:val="24"/>
                <w:szCs w:val="24"/>
                <w:lang w:val="de-DE"/>
              </w:rPr>
            </w:pPr>
            <w:r w:rsidRPr="00CB027E">
              <w:rPr>
                <w:b/>
                <w:sz w:val="24"/>
                <w:szCs w:val="24"/>
                <w:lang w:val="de-DE"/>
              </w:rPr>
              <w:t>컨트롤 마크</w:t>
            </w:r>
          </w:p>
          <w:p w:rsidR="00E01649" w:rsidRPr="00CB027E" w:rsidRDefault="00E01649" w:rsidP="00281E8E">
            <w:pPr>
              <w:spacing w:line="360" w:lineRule="auto"/>
              <w:jc w:val="both"/>
              <w:rPr>
                <w:b/>
                <w:sz w:val="24"/>
                <w:szCs w:val="24"/>
                <w:lang w:val="de-DE"/>
              </w:rPr>
            </w:pPr>
            <w:r w:rsidRPr="00CB027E">
              <w:rPr>
                <w:b/>
                <w:sz w:val="24"/>
                <w:szCs w:val="24"/>
                <w:lang w:val="de-DE"/>
              </w:rPr>
              <w:t>문서 배포 양식</w:t>
            </w:r>
          </w:p>
          <w:p w:rsidR="00E01649" w:rsidRPr="00CB027E" w:rsidRDefault="00E01649" w:rsidP="00281E8E">
            <w:pPr>
              <w:spacing w:line="360" w:lineRule="auto"/>
              <w:jc w:val="both"/>
              <w:rPr>
                <w:b/>
                <w:sz w:val="24"/>
                <w:szCs w:val="24"/>
                <w:lang w:val="de-DE"/>
              </w:rPr>
            </w:pPr>
            <w:r w:rsidRPr="00CB027E">
              <w:rPr>
                <w:b/>
                <w:sz w:val="24"/>
                <w:szCs w:val="24"/>
                <w:lang w:val="de-DE"/>
              </w:rPr>
              <w:t>문서 목록</w:t>
            </w:r>
          </w:p>
          <w:p w:rsidR="00E01649" w:rsidRPr="00CB027E" w:rsidRDefault="00E01649" w:rsidP="00281E8E">
            <w:pPr>
              <w:spacing w:line="360" w:lineRule="auto"/>
              <w:jc w:val="both"/>
              <w:rPr>
                <w:b/>
                <w:sz w:val="24"/>
                <w:szCs w:val="24"/>
                <w:lang w:val="de-DE"/>
              </w:rPr>
            </w:pPr>
          </w:p>
          <w:p w:rsidR="00E01649" w:rsidRPr="00CB027E" w:rsidRDefault="00E01649" w:rsidP="00281E8E">
            <w:pPr>
              <w:spacing w:line="360" w:lineRule="auto"/>
              <w:jc w:val="both"/>
              <w:rPr>
                <w:b/>
                <w:sz w:val="24"/>
                <w:szCs w:val="24"/>
                <w:lang w:val="de-DE"/>
              </w:rPr>
            </w:pPr>
          </w:p>
          <w:p w:rsidR="00E01649" w:rsidRPr="00CB027E" w:rsidRDefault="00E01649" w:rsidP="00281E8E">
            <w:pPr>
              <w:spacing w:line="360" w:lineRule="auto"/>
              <w:jc w:val="both"/>
              <w:rPr>
                <w:b/>
                <w:sz w:val="24"/>
                <w:szCs w:val="24"/>
                <w:lang w:val="de-DE"/>
              </w:rPr>
            </w:pPr>
          </w:p>
          <w:p w:rsidR="00E01649" w:rsidRPr="00CB027E" w:rsidRDefault="00E01649" w:rsidP="00281E8E">
            <w:pPr>
              <w:spacing w:line="360" w:lineRule="auto"/>
              <w:jc w:val="both"/>
              <w:rPr>
                <w:b/>
                <w:sz w:val="24"/>
                <w:szCs w:val="24"/>
                <w:lang w:val="de-DE"/>
              </w:rPr>
            </w:pPr>
            <w:r w:rsidRPr="00CB027E">
              <w:rPr>
                <w:b/>
                <w:sz w:val="24"/>
                <w:szCs w:val="24"/>
                <w:lang w:val="de-DE"/>
              </w:rPr>
              <w:t>위의 기록</w:t>
            </w:r>
          </w:p>
        </w:tc>
      </w:tr>
    </w:tbl>
    <w:p w:rsidR="007D2970" w:rsidRPr="00C718C6" w:rsidRDefault="00E01649" w:rsidP="007D2970">
      <w:pPr>
        <w:spacing w:line="360" w:lineRule="auto"/>
        <w:jc w:val="both"/>
        <w:rPr>
          <w:b/>
          <w:bCs/>
          <w:i/>
          <w:color w:val="1F497D"/>
          <w:sz w:val="24"/>
          <w:szCs w:val="24"/>
        </w:rPr>
      </w:pPr>
      <w:r w:rsidRPr="00E01649">
        <w:rPr>
          <w:b/>
          <w:bCs/>
          <w:i/>
          <w:color w:val="1F497D"/>
          <w:sz w:val="24"/>
          <w:szCs w:val="24"/>
          <w:lang w:val="de-DE"/>
        </w:rPr>
        <w:br w:type="page"/>
      </w:r>
      <w:r w:rsidR="007D2970" w:rsidRPr="00C718C6">
        <w:rPr>
          <w:b/>
          <w:bCs/>
          <w:i/>
          <w:color w:val="1F497D"/>
          <w:sz w:val="24"/>
          <w:szCs w:val="24"/>
        </w:rPr>
        <w:lastRenderedPageBreak/>
        <w:t>5.1.1</w:t>
      </w:r>
      <w:r w:rsidR="00F670F3" w:rsidRPr="00C718C6">
        <w:rPr>
          <w:b/>
          <w:bCs/>
          <w:i/>
          <w:color w:val="1F497D"/>
          <w:sz w:val="24"/>
          <w:szCs w:val="24"/>
        </w:rPr>
        <w:t>.</w:t>
      </w:r>
      <w:r w:rsidR="007D2970" w:rsidRPr="00C718C6">
        <w:rPr>
          <w:b/>
          <w:bCs/>
          <w:i/>
          <w:color w:val="1F497D"/>
          <w:sz w:val="24"/>
          <w:szCs w:val="24"/>
        </w:rPr>
        <w:t xml:space="preserve"> </w:t>
      </w:r>
      <w:bookmarkStart w:id="2" w:name="luudokstl"/>
      <w:r w:rsidR="00D97E29" w:rsidRPr="00C718C6">
        <w:rPr>
          <w:b/>
          <w:bCs/>
          <w:i/>
          <w:color w:val="1F497D"/>
          <w:sz w:val="24"/>
          <w:szCs w:val="24"/>
        </w:rPr>
        <w:t>Flow chart for internal document</w:t>
      </w:r>
      <w:bookmarkEnd w:id="2"/>
      <w:r w:rsidR="00D97E29" w:rsidRPr="00C718C6">
        <w:rPr>
          <w:b/>
          <w:bCs/>
          <w:i/>
          <w:color w:val="1F497D"/>
          <w:sz w:val="24"/>
          <w:szCs w:val="24"/>
        </w:rPr>
        <w:t xml:space="preserve"> control</w:t>
      </w: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94"/>
        <w:gridCol w:w="4819"/>
        <w:gridCol w:w="2268"/>
      </w:tblGrid>
      <w:tr w:rsidR="007D2970" w:rsidRPr="00C718C6">
        <w:tblPrEx>
          <w:tblCellMar>
            <w:top w:w="0" w:type="dxa"/>
            <w:bottom w:w="0" w:type="dxa"/>
          </w:tblCellMar>
        </w:tblPrEx>
        <w:tc>
          <w:tcPr>
            <w:tcW w:w="2694" w:type="dxa"/>
            <w:tcBorders>
              <w:top w:val="single" w:sz="4" w:space="0" w:color="auto"/>
              <w:left w:val="single" w:sz="4" w:space="0" w:color="auto"/>
              <w:bottom w:val="single" w:sz="4" w:space="0" w:color="auto"/>
              <w:right w:val="single" w:sz="4" w:space="0" w:color="auto"/>
            </w:tcBorders>
            <w:vAlign w:val="center"/>
          </w:tcPr>
          <w:p w:rsidR="007D2970" w:rsidRPr="00C718C6" w:rsidRDefault="007D2970" w:rsidP="00636E4C">
            <w:pPr>
              <w:spacing w:before="120" w:after="120"/>
              <w:jc w:val="center"/>
              <w:rPr>
                <w:b/>
                <w:bCs/>
                <w:color w:val="1F497D"/>
                <w:sz w:val="24"/>
                <w:szCs w:val="24"/>
              </w:rPr>
            </w:pPr>
            <w:r w:rsidRPr="00C718C6">
              <w:rPr>
                <w:b/>
                <w:bCs/>
                <w:color w:val="1F497D"/>
                <w:sz w:val="24"/>
                <w:szCs w:val="24"/>
              </w:rPr>
              <w:br w:type="page"/>
            </w:r>
            <w:r w:rsidRPr="00C718C6">
              <w:rPr>
                <w:b/>
                <w:bCs/>
                <w:color w:val="1F497D"/>
                <w:sz w:val="24"/>
                <w:szCs w:val="24"/>
              </w:rPr>
              <w:br w:type="page"/>
            </w:r>
            <w:r w:rsidRPr="00C718C6">
              <w:rPr>
                <w:b/>
                <w:bCs/>
                <w:color w:val="1F497D"/>
                <w:sz w:val="24"/>
                <w:szCs w:val="24"/>
              </w:rPr>
              <w:br w:type="page"/>
            </w:r>
            <w:r w:rsidR="00636E4C" w:rsidRPr="00C718C6">
              <w:rPr>
                <w:b/>
                <w:bCs/>
                <w:color w:val="1F497D"/>
                <w:sz w:val="24"/>
                <w:szCs w:val="24"/>
              </w:rPr>
              <w:t>Responsibility</w:t>
            </w:r>
          </w:p>
        </w:tc>
        <w:tc>
          <w:tcPr>
            <w:tcW w:w="4819" w:type="dxa"/>
            <w:tcBorders>
              <w:top w:val="single" w:sz="4" w:space="0" w:color="auto"/>
              <w:left w:val="single" w:sz="4" w:space="0" w:color="auto"/>
              <w:bottom w:val="single" w:sz="4" w:space="0" w:color="auto"/>
              <w:right w:val="single" w:sz="4" w:space="0" w:color="auto"/>
            </w:tcBorders>
            <w:vAlign w:val="center"/>
          </w:tcPr>
          <w:p w:rsidR="007D2970" w:rsidRPr="00C718C6" w:rsidRDefault="00636E4C" w:rsidP="007D2970">
            <w:pPr>
              <w:spacing w:before="120" w:after="120"/>
              <w:jc w:val="center"/>
              <w:rPr>
                <w:b/>
                <w:bCs/>
                <w:color w:val="1F497D"/>
                <w:sz w:val="24"/>
                <w:szCs w:val="24"/>
              </w:rPr>
            </w:pPr>
            <w:r w:rsidRPr="00C718C6">
              <w:rPr>
                <w:b/>
                <w:bCs/>
                <w:color w:val="1F497D"/>
                <w:sz w:val="24"/>
                <w:szCs w:val="24"/>
              </w:rPr>
              <w:t>Activity</w:t>
            </w:r>
          </w:p>
        </w:tc>
        <w:tc>
          <w:tcPr>
            <w:tcW w:w="2268" w:type="dxa"/>
            <w:tcBorders>
              <w:top w:val="single" w:sz="4" w:space="0" w:color="auto"/>
              <w:left w:val="single" w:sz="4" w:space="0" w:color="auto"/>
              <w:bottom w:val="single" w:sz="4" w:space="0" w:color="auto"/>
              <w:right w:val="single" w:sz="4" w:space="0" w:color="auto"/>
            </w:tcBorders>
            <w:vAlign w:val="center"/>
          </w:tcPr>
          <w:p w:rsidR="007D2970" w:rsidRPr="00C718C6" w:rsidRDefault="00636E4C" w:rsidP="007D2970">
            <w:pPr>
              <w:keepNext/>
              <w:spacing w:before="120" w:after="120"/>
              <w:jc w:val="center"/>
              <w:outlineLvl w:val="0"/>
              <w:rPr>
                <w:b/>
                <w:bCs/>
                <w:color w:val="1F497D"/>
                <w:sz w:val="24"/>
                <w:szCs w:val="24"/>
              </w:rPr>
            </w:pPr>
            <w:r w:rsidRPr="00C718C6">
              <w:rPr>
                <w:b/>
                <w:bCs/>
                <w:color w:val="1F497D"/>
                <w:sz w:val="24"/>
                <w:szCs w:val="24"/>
              </w:rPr>
              <w:t>Related documents</w:t>
            </w:r>
          </w:p>
        </w:tc>
      </w:tr>
      <w:tr w:rsidR="007D2970" w:rsidRPr="00C718C6">
        <w:tblPrEx>
          <w:tblCellMar>
            <w:top w:w="0" w:type="dxa"/>
            <w:bottom w:w="0" w:type="dxa"/>
          </w:tblCellMar>
        </w:tblPrEx>
        <w:trPr>
          <w:trHeight w:val="10881"/>
        </w:trPr>
        <w:tc>
          <w:tcPr>
            <w:tcW w:w="2694" w:type="dxa"/>
            <w:tcBorders>
              <w:top w:val="single" w:sz="4" w:space="0" w:color="auto"/>
              <w:left w:val="single" w:sz="4" w:space="0" w:color="auto"/>
              <w:bottom w:val="single" w:sz="4" w:space="0" w:color="auto"/>
              <w:right w:val="single" w:sz="4" w:space="0" w:color="auto"/>
            </w:tcBorders>
          </w:tcPr>
          <w:p w:rsidR="007D2970" w:rsidRPr="00C718C6" w:rsidRDefault="00636E4C" w:rsidP="007D2970">
            <w:pPr>
              <w:spacing w:line="360" w:lineRule="auto"/>
              <w:jc w:val="both"/>
              <w:rPr>
                <w:b/>
                <w:color w:val="1F497D"/>
                <w:sz w:val="24"/>
                <w:szCs w:val="24"/>
              </w:rPr>
            </w:pPr>
            <w:r w:rsidRPr="00C718C6">
              <w:rPr>
                <w:b/>
                <w:color w:val="1F497D"/>
                <w:sz w:val="24"/>
                <w:szCs w:val="24"/>
              </w:rPr>
              <w:t>Departments</w: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15232" behindDoc="0" locked="0" layoutInCell="1" allowOverlap="1">
                      <wp:simplePos x="0" y="0"/>
                      <wp:positionH relativeFrom="column">
                        <wp:posOffset>-54610</wp:posOffset>
                      </wp:positionH>
                      <wp:positionV relativeFrom="paragraph">
                        <wp:posOffset>144145</wp:posOffset>
                      </wp:positionV>
                      <wp:extent cx="1676400" cy="0"/>
                      <wp:effectExtent l="13335" t="7620" r="5715" b="11430"/>
                      <wp:wrapNone/>
                      <wp:docPr id="43"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379C38" id="Line 112" o:spid="_x0000_s1026" style="position:absolute;flip:y;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pt,11.35pt" to="127.7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oQQGwIAADU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"/>
                  </w:pict>
                </mc:Fallback>
              </mc:AlternateContent>
            </w:r>
          </w:p>
          <w:p w:rsidR="00E30A80" w:rsidRPr="00C718C6" w:rsidRDefault="00636E4C" w:rsidP="007D2970">
            <w:pPr>
              <w:spacing w:line="360" w:lineRule="auto"/>
              <w:jc w:val="both"/>
              <w:rPr>
                <w:b/>
                <w:color w:val="1F497D"/>
                <w:sz w:val="24"/>
                <w:szCs w:val="24"/>
              </w:rPr>
            </w:pPr>
            <w:r w:rsidRPr="00C718C6">
              <w:rPr>
                <w:b/>
                <w:color w:val="1F497D"/>
                <w:sz w:val="24"/>
                <w:szCs w:val="24"/>
              </w:rPr>
              <w:t>Board of Directors</w: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17280" behindDoc="0" locked="0" layoutInCell="1" allowOverlap="1">
                      <wp:simplePos x="0" y="0"/>
                      <wp:positionH relativeFrom="column">
                        <wp:posOffset>-55880</wp:posOffset>
                      </wp:positionH>
                      <wp:positionV relativeFrom="paragraph">
                        <wp:posOffset>224790</wp:posOffset>
                      </wp:positionV>
                      <wp:extent cx="1676400" cy="0"/>
                      <wp:effectExtent l="12065" t="13970" r="6985" b="5080"/>
                      <wp:wrapNone/>
                      <wp:docPr id="42"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2DD2AA" id="Line 114" o:spid="_x0000_s1026" style="position:absolute;flip:y;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pt,17.7pt" to="127.6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8xlGwIAADUEAAAOAAAAZHJzL2Uyb0RvYy54bWysU02P2yAQvVfqf0DcE9upk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"/>
                  </w:pict>
                </mc:Fallback>
              </mc:AlternateContent>
            </w:r>
          </w:p>
          <w:p w:rsidR="007D2970" w:rsidRPr="00C718C6" w:rsidRDefault="007D2970" w:rsidP="007D2970">
            <w:pPr>
              <w:spacing w:line="360" w:lineRule="auto"/>
              <w:jc w:val="both"/>
              <w:rPr>
                <w:b/>
                <w:color w:val="1F497D"/>
                <w:sz w:val="24"/>
                <w:szCs w:val="24"/>
              </w:rPr>
            </w:pPr>
          </w:p>
          <w:p w:rsidR="00E30A80" w:rsidRPr="00C718C6" w:rsidRDefault="00636E4C" w:rsidP="00E30A80">
            <w:pPr>
              <w:spacing w:line="360" w:lineRule="auto"/>
              <w:jc w:val="both"/>
              <w:rPr>
                <w:b/>
                <w:color w:val="1F497D"/>
                <w:sz w:val="24"/>
                <w:szCs w:val="24"/>
              </w:rPr>
            </w:pPr>
            <w:r w:rsidRPr="00C718C6">
              <w:rPr>
                <w:b/>
                <w:color w:val="1F497D"/>
                <w:sz w:val="24"/>
                <w:szCs w:val="24"/>
              </w:rPr>
              <w:t>Board of Directors</w: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19328" behindDoc="0" locked="0" layoutInCell="1" allowOverlap="1">
                      <wp:simplePos x="0" y="0"/>
                      <wp:positionH relativeFrom="column">
                        <wp:posOffset>-55880</wp:posOffset>
                      </wp:positionH>
                      <wp:positionV relativeFrom="paragraph">
                        <wp:posOffset>62865</wp:posOffset>
                      </wp:positionV>
                      <wp:extent cx="1676400" cy="0"/>
                      <wp:effectExtent l="12065" t="12065" r="6985" b="6985"/>
                      <wp:wrapNone/>
                      <wp:docPr id="41"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E5D233" id="Line 116" o:spid="_x0000_s1026" style="position:absolute;flip:y;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pt,4.95pt" to="127.6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"/>
                  </w:pict>
                </mc:Fallback>
              </mc:AlternateContent>
            </w:r>
          </w:p>
          <w:p w:rsidR="007D2970" w:rsidRPr="00C718C6" w:rsidRDefault="007D2970" w:rsidP="007D2970">
            <w:pPr>
              <w:spacing w:line="360" w:lineRule="auto"/>
              <w:jc w:val="both"/>
              <w:rPr>
                <w:b/>
                <w:color w:val="1F497D"/>
                <w:sz w:val="24"/>
                <w:szCs w:val="24"/>
              </w:rPr>
            </w:pPr>
          </w:p>
          <w:p w:rsidR="007D2970" w:rsidRPr="00C718C6" w:rsidRDefault="00636E4C" w:rsidP="007D2970">
            <w:pPr>
              <w:spacing w:line="360" w:lineRule="auto"/>
              <w:jc w:val="both"/>
              <w:rPr>
                <w:b/>
                <w:color w:val="1F497D"/>
                <w:sz w:val="24"/>
                <w:szCs w:val="24"/>
              </w:rPr>
            </w:pPr>
            <w:r w:rsidRPr="00C718C6">
              <w:rPr>
                <w:b/>
                <w:color w:val="1F497D"/>
                <w:sz w:val="24"/>
                <w:szCs w:val="24"/>
              </w:rPr>
              <w:t>Assigned officers</w:t>
            </w:r>
          </w:p>
          <w:p w:rsidR="007D2970" w:rsidRPr="00C718C6" w:rsidRDefault="007D2970" w:rsidP="007D2970">
            <w:pPr>
              <w:spacing w:line="360" w:lineRule="auto"/>
              <w:jc w:val="both"/>
              <w:rPr>
                <w:b/>
                <w:color w:val="1F497D"/>
                <w:sz w:val="24"/>
                <w:szCs w:val="24"/>
              </w:rPr>
            </w:pPr>
          </w:p>
          <w:p w:rsidR="007D2970" w:rsidRPr="00C718C6" w:rsidRDefault="007D2970" w:rsidP="007D2970">
            <w:pPr>
              <w:spacing w:line="360" w:lineRule="auto"/>
              <w:jc w:val="both"/>
              <w:rPr>
                <w:b/>
                <w:color w:val="1F497D"/>
                <w:sz w:val="24"/>
                <w:szCs w:val="24"/>
              </w:rPr>
            </w:pP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21376" behindDoc="0" locked="0" layoutInCell="1" allowOverlap="1">
                      <wp:simplePos x="0" y="0"/>
                      <wp:positionH relativeFrom="column">
                        <wp:posOffset>-55880</wp:posOffset>
                      </wp:positionH>
                      <wp:positionV relativeFrom="paragraph">
                        <wp:posOffset>49530</wp:posOffset>
                      </wp:positionV>
                      <wp:extent cx="1676400" cy="0"/>
                      <wp:effectExtent l="12065" t="7620" r="6985" b="11430"/>
                      <wp:wrapNone/>
                      <wp:docPr id="40"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1DB2AA" id="Line 118" o:spid="_x0000_s1026" style="position:absolute;flip:y;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pt,3.9pt" to="127.6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VyPGwIAADUEAAAOAAAAZHJzL2Uyb0RvYy54bWysU02P2yAQvVfqf0DcE9upk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"/>
                  </w:pict>
                </mc:Fallback>
              </mc:AlternateContent>
            </w:r>
          </w:p>
          <w:p w:rsidR="00636E4C" w:rsidRPr="00C718C6" w:rsidRDefault="00636E4C" w:rsidP="00636E4C">
            <w:pPr>
              <w:spacing w:line="360" w:lineRule="auto"/>
              <w:jc w:val="both"/>
              <w:rPr>
                <w:b/>
                <w:color w:val="1F497D"/>
                <w:sz w:val="24"/>
                <w:szCs w:val="24"/>
              </w:rPr>
            </w:pPr>
            <w:r w:rsidRPr="00C718C6">
              <w:rPr>
                <w:b/>
                <w:color w:val="1F497D"/>
                <w:sz w:val="24"/>
                <w:szCs w:val="24"/>
              </w:rPr>
              <w:t>Board of Directors</w: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23424" behindDoc="0" locked="0" layoutInCell="1" allowOverlap="1">
                      <wp:simplePos x="0" y="0"/>
                      <wp:positionH relativeFrom="column">
                        <wp:posOffset>-55880</wp:posOffset>
                      </wp:positionH>
                      <wp:positionV relativeFrom="paragraph">
                        <wp:posOffset>115570</wp:posOffset>
                      </wp:positionV>
                      <wp:extent cx="1676400" cy="0"/>
                      <wp:effectExtent l="12065" t="8890" r="6985" b="10160"/>
                      <wp:wrapNone/>
                      <wp:docPr id="39"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7C0667" id="Line 121" o:spid="_x0000_s1026" style="position:absolute;flip:y;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pt,9.1pt" to="127.6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"/>
                  </w:pict>
                </mc:Fallback>
              </mc:AlternateContent>
            </w:r>
          </w:p>
          <w:p w:rsidR="007D2970" w:rsidRPr="00C718C6" w:rsidRDefault="007D2970" w:rsidP="007D2970">
            <w:pPr>
              <w:spacing w:line="360" w:lineRule="auto"/>
              <w:jc w:val="both"/>
              <w:rPr>
                <w:b/>
                <w:color w:val="1F497D"/>
                <w:sz w:val="24"/>
                <w:szCs w:val="24"/>
              </w:rPr>
            </w:pPr>
          </w:p>
          <w:p w:rsidR="007D2970" w:rsidRPr="00C718C6" w:rsidRDefault="009F2938" w:rsidP="003A5179">
            <w:pPr>
              <w:spacing w:line="360" w:lineRule="auto"/>
              <w:rPr>
                <w:b/>
                <w:color w:val="1F497D"/>
                <w:sz w:val="24"/>
                <w:szCs w:val="24"/>
              </w:rPr>
            </w:pPr>
            <w:r w:rsidRPr="00C718C6">
              <w:rPr>
                <w:b/>
                <w:color w:val="1F497D"/>
                <w:sz w:val="24"/>
                <w:szCs w:val="24"/>
              </w:rPr>
              <w:t>ISO</w:t>
            </w:r>
            <w:r w:rsidR="00636E4C" w:rsidRPr="00C718C6">
              <w:rPr>
                <w:b/>
                <w:color w:val="1F497D"/>
                <w:sz w:val="24"/>
                <w:szCs w:val="24"/>
              </w:rPr>
              <w:t xml:space="preserve"> Secretary</w:t>
            </w:r>
            <w:r w:rsidRPr="00C718C6">
              <w:rPr>
                <w:b/>
                <w:color w:val="1F497D"/>
                <w:sz w:val="24"/>
                <w:szCs w:val="24"/>
              </w:rPr>
              <w:t xml:space="preserve"> </w:t>
            </w:r>
            <w:r w:rsidR="003A5179" w:rsidRPr="00C718C6">
              <w:rPr>
                <w:b/>
                <w:color w:val="1F497D"/>
                <w:sz w:val="24"/>
                <w:szCs w:val="24"/>
              </w:rPr>
              <w:t xml:space="preserve"> - </w:t>
            </w:r>
            <w:r w:rsidR="00636E4C" w:rsidRPr="00C718C6">
              <w:rPr>
                <w:b/>
                <w:color w:val="1F497D"/>
                <w:sz w:val="24"/>
                <w:szCs w:val="24"/>
              </w:rPr>
              <w:t>Assigned officers</w:t>
            </w:r>
          </w:p>
          <w:p w:rsidR="007D2970" w:rsidRPr="00C718C6" w:rsidRDefault="007D2970" w:rsidP="007D2970">
            <w:pPr>
              <w:spacing w:line="360" w:lineRule="auto"/>
              <w:jc w:val="both"/>
              <w:rPr>
                <w:b/>
                <w:color w:val="1F497D"/>
                <w:sz w:val="24"/>
                <w:szCs w:val="24"/>
              </w:rPr>
            </w:pP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25472" behindDoc="0" locked="0" layoutInCell="1" allowOverlap="1">
                      <wp:simplePos x="0" y="0"/>
                      <wp:positionH relativeFrom="column">
                        <wp:posOffset>-55880</wp:posOffset>
                      </wp:positionH>
                      <wp:positionV relativeFrom="paragraph">
                        <wp:posOffset>36195</wp:posOffset>
                      </wp:positionV>
                      <wp:extent cx="1676400" cy="0"/>
                      <wp:effectExtent l="12065" t="5715" r="6985" b="13335"/>
                      <wp:wrapNone/>
                      <wp:docPr id="38"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81C17B" id="Line 123" o:spid="_x0000_s1026" style="position:absolute;flip:y;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pt,2.85pt" to="127.6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"/>
                  </w:pict>
                </mc:Fallback>
              </mc:AlternateContent>
            </w:r>
          </w:p>
          <w:p w:rsidR="00091AEC" w:rsidRPr="00C718C6" w:rsidRDefault="00636E4C" w:rsidP="007D2970">
            <w:pPr>
              <w:spacing w:line="360" w:lineRule="auto"/>
              <w:jc w:val="both"/>
              <w:rPr>
                <w:b/>
                <w:color w:val="1F497D"/>
                <w:sz w:val="24"/>
                <w:szCs w:val="24"/>
              </w:rPr>
            </w:pPr>
            <w:r w:rsidRPr="00C718C6">
              <w:rPr>
                <w:b/>
                <w:color w:val="1F497D"/>
                <w:sz w:val="24"/>
                <w:szCs w:val="24"/>
              </w:rPr>
              <w:t xml:space="preserve">Assigned officers </w: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26496" behindDoc="0" locked="0" layoutInCell="1" allowOverlap="1">
                      <wp:simplePos x="0" y="0"/>
                      <wp:positionH relativeFrom="column">
                        <wp:posOffset>-55880</wp:posOffset>
                      </wp:positionH>
                      <wp:positionV relativeFrom="paragraph">
                        <wp:posOffset>233045</wp:posOffset>
                      </wp:positionV>
                      <wp:extent cx="1676400" cy="0"/>
                      <wp:effectExtent l="12065" t="13970" r="6985" b="5080"/>
                      <wp:wrapNone/>
                      <wp:docPr id="37"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581B3" id="Line 124" o:spid="_x0000_s1026" style="position:absolute;flip:y;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pt,18.35pt" to="127.6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GtUGwIAADU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"/>
                  </w:pict>
                </mc:Fallback>
              </mc:AlternateContent>
            </w:r>
          </w:p>
          <w:p w:rsidR="00636E4C" w:rsidRPr="00C718C6" w:rsidRDefault="00636E4C" w:rsidP="00636E4C">
            <w:pPr>
              <w:spacing w:line="360" w:lineRule="auto"/>
              <w:rPr>
                <w:b/>
                <w:color w:val="1F497D"/>
                <w:sz w:val="24"/>
                <w:szCs w:val="24"/>
              </w:rPr>
            </w:pPr>
            <w:r w:rsidRPr="00C718C6">
              <w:rPr>
                <w:b/>
                <w:color w:val="1F497D"/>
                <w:sz w:val="24"/>
                <w:szCs w:val="24"/>
              </w:rPr>
              <w:t>ISO Secretary  - Assigned officers</w:t>
            </w:r>
          </w:p>
          <w:p w:rsidR="007D2970" w:rsidRPr="00C718C6" w:rsidRDefault="007D2970" w:rsidP="00DA1A5B">
            <w:pPr>
              <w:spacing w:line="360" w:lineRule="auto"/>
              <w:rPr>
                <w:b/>
                <w:color w:val="1F497D"/>
                <w:sz w:val="24"/>
                <w:szCs w:val="24"/>
              </w:rPr>
            </w:pPr>
          </w:p>
        </w:tc>
        <w:tc>
          <w:tcPr>
            <w:tcW w:w="4819" w:type="dxa"/>
            <w:tcBorders>
              <w:top w:val="single" w:sz="4" w:space="0" w:color="auto"/>
              <w:left w:val="single" w:sz="4" w:space="0" w:color="auto"/>
              <w:bottom w:val="single" w:sz="4" w:space="0" w:color="auto"/>
              <w:right w:val="single" w:sz="4" w:space="0" w:color="auto"/>
            </w:tcBorders>
          </w:tcPr>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40832" behindDoc="0" locked="0" layoutInCell="1" allowOverlap="1">
                      <wp:simplePos x="0" y="0"/>
                      <wp:positionH relativeFrom="column">
                        <wp:posOffset>120650</wp:posOffset>
                      </wp:positionH>
                      <wp:positionV relativeFrom="paragraph">
                        <wp:posOffset>61595</wp:posOffset>
                      </wp:positionV>
                      <wp:extent cx="2188210" cy="571500"/>
                      <wp:effectExtent l="13335" t="5080" r="8255" b="13970"/>
                      <wp:wrapNone/>
                      <wp:docPr id="36" name="Oval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8210" cy="571500"/>
                              </a:xfrm>
                              <a:prstGeom prst="ellipse">
                                <a:avLst/>
                              </a:prstGeom>
                              <a:solidFill>
                                <a:srgbClr val="FFFFFF"/>
                              </a:solidFill>
                              <a:ln w="9525">
                                <a:solidFill>
                                  <a:srgbClr val="000000"/>
                                </a:solidFill>
                                <a:round/>
                                <a:headEnd/>
                                <a:tailEnd/>
                              </a:ln>
                            </wps:spPr>
                            <wps:txbx>
                              <w:txbxContent>
                                <w:p w:rsidR="00636E4C" w:rsidRPr="00636E4C" w:rsidRDefault="00636E4C" w:rsidP="00636E4C">
                                  <w:pPr>
                                    <w:ind w:left="-284" w:right="-159"/>
                                    <w:jc w:val="center"/>
                                    <w:rPr>
                                      <w:sz w:val="22"/>
                                      <w:szCs w:val="22"/>
                                    </w:rPr>
                                  </w:pPr>
                                  <w:r w:rsidRPr="00636E4C">
                                    <w:rPr>
                                      <w:sz w:val="22"/>
                                      <w:szCs w:val="22"/>
                                    </w:rPr>
                                    <w:t>Proposal for compilation/ modification of documents</w:t>
                                  </w:r>
                                </w:p>
                                <w:p w:rsidR="007D2970" w:rsidRPr="00636E4C" w:rsidRDefault="007D2970" w:rsidP="007D2970">
                                  <w:pPr>
                                    <w:pStyle w:val="BodyText2"/>
                                    <w:rPr>
                                      <w:rFonts w:ascii="Times New Roman" w:hAnsi="Times New Roman"/>
                                      <w:szCs w:val="22"/>
                                      <w:lang w:val="vi-VN"/>
                                    </w:rPr>
                                  </w:pPr>
                                </w:p>
                                <w:p w:rsidR="007D2970" w:rsidRDefault="007D2970" w:rsidP="007D29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01" o:spid="_x0000_s1039" style="position:absolute;left:0;text-align:left;margin-left:9.5pt;margin-top:4.85pt;width:172.3pt;height:4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">
                      <v:textbox>
                        <w:txbxContent>
                          <w:p w:rsidR="00636E4C" w:rsidRPr="00636E4C" w:rsidRDefault="00636E4C" w:rsidP="00636E4C">
                            <w:pPr>
                              <w:ind w:left="-284" w:right="-159"/>
                              <w:jc w:val="center"/>
                              <w:rPr>
                                <w:sz w:val="22"/>
                                <w:szCs w:val="22"/>
                              </w:rPr>
                            </w:pPr>
                            <w:r w:rsidRPr="00636E4C">
                              <w:rPr>
                                <w:sz w:val="22"/>
                                <w:szCs w:val="22"/>
                              </w:rPr>
                              <w:t>Proposal for compilation/ modification of documents</w:t>
                            </w:r>
                          </w:p>
                          <w:p w:rsidR="007D2970" w:rsidRPr="00636E4C" w:rsidRDefault="007D2970" w:rsidP="007D2970">
                            <w:pPr>
                              <w:pStyle w:val="BodyText2"/>
                              <w:rPr>
                                <w:rFonts w:ascii="Times New Roman" w:hAnsi="Times New Roman"/>
                                <w:szCs w:val="22"/>
                                <w:lang w:val="vi-VN"/>
                              </w:rPr>
                            </w:pPr>
                          </w:p>
                          <w:p w:rsidR="007D2970" w:rsidRDefault="007D2970" w:rsidP="007D2970"/>
                        </w:txbxContent>
                      </v:textbox>
                    </v:oval>
                  </w:pict>
                </mc:Fallback>
              </mc:AlternateConten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46976" behindDoc="0" locked="0" layoutInCell="1" allowOverlap="1">
                      <wp:simplePos x="0" y="0"/>
                      <wp:positionH relativeFrom="column">
                        <wp:posOffset>2578100</wp:posOffset>
                      </wp:positionH>
                      <wp:positionV relativeFrom="paragraph">
                        <wp:posOffset>68580</wp:posOffset>
                      </wp:positionV>
                      <wp:extent cx="0" cy="685800"/>
                      <wp:effectExtent l="13335" t="8255" r="5715" b="10795"/>
                      <wp:wrapNone/>
                      <wp:docPr id="35"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C2051C" id="Line 145" o:spid="_x0000_s1026" style="position:absolute;flip:y;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pt,5.4pt" to="203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"/>
                  </w:pict>
                </mc:Fallback>
              </mc:AlternateContent>
            </w:r>
            <w:r w:rsidRPr="00C718C6">
              <w:rPr>
                <w:b/>
                <w:noProof/>
                <w:color w:val="1F497D"/>
                <w:sz w:val="24"/>
                <w:szCs w:val="24"/>
                <w:lang w:eastAsia="ko-KR"/>
              </w:rPr>
              <mc:AlternateContent>
                <mc:Choice Requires="wps">
                  <w:drawing>
                    <wp:anchor distT="0" distB="0" distL="114300" distR="114300" simplePos="0" relativeHeight="251639808" behindDoc="0" locked="0" layoutInCell="1" allowOverlap="1">
                      <wp:simplePos x="0" y="0"/>
                      <wp:positionH relativeFrom="column">
                        <wp:posOffset>2305050</wp:posOffset>
                      </wp:positionH>
                      <wp:positionV relativeFrom="paragraph">
                        <wp:posOffset>69850</wp:posOffset>
                      </wp:positionV>
                      <wp:extent cx="277495" cy="0"/>
                      <wp:effectExtent l="16510" t="57150" r="10795" b="57150"/>
                      <wp:wrapNone/>
                      <wp:docPr id="34"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749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66D6D" id="Line 98" o:spid="_x0000_s1026" style="position:absolute;flip:x;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5pt,5.5pt" to="203.3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">
                      <v:stroke endarrow="block"/>
                    </v:line>
                  </w:pict>
                </mc:Fallback>
              </mc:AlternateConten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36736" behindDoc="0" locked="0" layoutInCell="1" allowOverlap="1">
                      <wp:simplePos x="0" y="0"/>
                      <wp:positionH relativeFrom="column">
                        <wp:posOffset>1241425</wp:posOffset>
                      </wp:positionH>
                      <wp:positionV relativeFrom="paragraph">
                        <wp:posOffset>69850</wp:posOffset>
                      </wp:positionV>
                      <wp:extent cx="0" cy="182880"/>
                      <wp:effectExtent l="57785" t="5715" r="56515" b="20955"/>
                      <wp:wrapNone/>
                      <wp:docPr id="33"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28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792E03" id="Line 91"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75pt,5.5pt" to="97.7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">
                      <v:stroke endarrow="block"/>
                    </v:line>
                  </w:pict>
                </mc:Fallback>
              </mc:AlternateContent>
            </w:r>
            <w:r w:rsidRPr="00C718C6">
              <w:rPr>
                <w:b/>
                <w:noProof/>
                <w:color w:val="1F497D"/>
                <w:sz w:val="24"/>
                <w:szCs w:val="24"/>
                <w:lang w:eastAsia="ko-KR"/>
              </w:rPr>
              <mc:AlternateContent>
                <mc:Choice Requires="wps">
                  <w:drawing>
                    <wp:anchor distT="0" distB="0" distL="114300" distR="114300" simplePos="0" relativeHeight="251616256" behindDoc="0" locked="0" layoutInCell="1" allowOverlap="1">
                      <wp:simplePos x="0" y="0"/>
                      <wp:positionH relativeFrom="column">
                        <wp:posOffset>2982595</wp:posOffset>
                      </wp:positionH>
                      <wp:positionV relativeFrom="paragraph">
                        <wp:posOffset>104140</wp:posOffset>
                      </wp:positionV>
                      <wp:extent cx="1447800" cy="0"/>
                      <wp:effectExtent l="8255" t="11430" r="10795" b="7620"/>
                      <wp:wrapNone/>
                      <wp:docPr id="32"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6D2304" id="Line 113" o:spid="_x0000_s1026" style="position:absolute;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85pt,8.2pt" to="348.8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WZMFQIAACs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"/>
                  </w:pict>
                </mc:Fallback>
              </mc:AlternateConten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45952" behindDoc="0" locked="0" layoutInCell="1" allowOverlap="1">
                      <wp:simplePos x="0" y="0"/>
                      <wp:positionH relativeFrom="column">
                        <wp:posOffset>1972945</wp:posOffset>
                      </wp:positionH>
                      <wp:positionV relativeFrom="paragraph">
                        <wp:posOffset>236855</wp:posOffset>
                      </wp:positionV>
                      <wp:extent cx="605155" cy="0"/>
                      <wp:effectExtent l="8255" t="6985" r="5715" b="12065"/>
                      <wp:wrapNone/>
                      <wp:docPr id="31"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1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47A25B" id="Line 144"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35pt,18.65pt" to="203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kXMFA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"/>
                  </w:pict>
                </mc:Fallback>
              </mc:AlternateContent>
            </w:r>
            <w:r w:rsidRPr="00C718C6">
              <w:rPr>
                <w:b/>
                <w:noProof/>
                <w:color w:val="1F497D"/>
                <w:sz w:val="24"/>
                <w:szCs w:val="24"/>
                <w:lang w:eastAsia="ko-KR"/>
              </w:rPr>
              <mc:AlternateContent>
                <mc:Choice Requires="wps">
                  <w:drawing>
                    <wp:anchor distT="0" distB="0" distL="114300" distR="114300" simplePos="0" relativeHeight="251629568" behindDoc="0" locked="0" layoutInCell="1" allowOverlap="1">
                      <wp:simplePos x="0" y="0"/>
                      <wp:positionH relativeFrom="column">
                        <wp:posOffset>480695</wp:posOffset>
                      </wp:positionH>
                      <wp:positionV relativeFrom="paragraph">
                        <wp:posOffset>6350</wp:posOffset>
                      </wp:positionV>
                      <wp:extent cx="1499870" cy="457200"/>
                      <wp:effectExtent l="30480" t="14605" r="22225" b="13970"/>
                      <wp:wrapNone/>
                      <wp:docPr id="30"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9870" cy="457200"/>
                              </a:xfrm>
                              <a:prstGeom prst="diamond">
                                <a:avLst/>
                              </a:prstGeom>
                              <a:solidFill>
                                <a:srgbClr val="FFFFFF"/>
                              </a:solidFill>
                              <a:ln w="9525">
                                <a:solidFill>
                                  <a:srgbClr val="000000"/>
                                </a:solidFill>
                                <a:miter lim="800000"/>
                                <a:headEnd/>
                                <a:tailEnd/>
                              </a:ln>
                            </wps:spPr>
                            <wps:txbx>
                              <w:txbxContent>
                                <w:p w:rsidR="007D2970" w:rsidRPr="00636E4C" w:rsidRDefault="00636E4C" w:rsidP="007D2970">
                                  <w:pPr>
                                    <w:jc w:val="center"/>
                                    <w:rPr>
                                      <w:sz w:val="22"/>
                                      <w:szCs w:val="22"/>
                                      <w:lang w:val="vi-VN"/>
                                    </w:rPr>
                                  </w:pPr>
                                  <w:r>
                                    <w:rPr>
                                      <w:sz w:val="22"/>
                                      <w:szCs w:val="22"/>
                                      <w:lang w:val="vi-VN"/>
                                    </w:rPr>
                                    <w:t>Review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80" o:spid="_x0000_s1040" type="#_x0000_t4" style="position:absolute;left:0;text-align:left;margin-left:37.85pt;margin-top:.5pt;width:118.1pt;height:3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">
                      <v:textbox>
                        <w:txbxContent>
                          <w:p w:rsidR="007D2970" w:rsidRPr="00636E4C" w:rsidRDefault="00636E4C" w:rsidP="007D2970">
                            <w:pPr>
                              <w:jc w:val="center"/>
                              <w:rPr>
                                <w:sz w:val="22"/>
                                <w:szCs w:val="22"/>
                                <w:lang w:val="vi-VN"/>
                              </w:rPr>
                            </w:pPr>
                            <w:r>
                              <w:rPr>
                                <w:sz w:val="22"/>
                                <w:szCs w:val="22"/>
                                <w:lang w:val="vi-VN"/>
                              </w:rPr>
                              <w:t>Review</w:t>
                            </w:r>
                          </w:p>
                        </w:txbxContent>
                      </v:textbox>
                    </v:shape>
                  </w:pict>
                </mc:Fallback>
              </mc:AlternateConten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42880" behindDoc="0" locked="0" layoutInCell="1" allowOverlap="1">
                      <wp:simplePos x="0" y="0"/>
                      <wp:positionH relativeFrom="column">
                        <wp:posOffset>1320800</wp:posOffset>
                      </wp:positionH>
                      <wp:positionV relativeFrom="paragraph">
                        <wp:posOffset>139065</wp:posOffset>
                      </wp:positionV>
                      <wp:extent cx="476250" cy="238760"/>
                      <wp:effectExtent l="3810" t="635" r="0" b="0"/>
                      <wp:wrapNone/>
                      <wp:docPr id="29"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7D2970" w:rsidRPr="00636E4C" w:rsidRDefault="00636E4C" w:rsidP="007D2970">
                                  <w:pPr>
                                    <w:rPr>
                                      <w:szCs w:val="16"/>
                                      <w:lang w:val="vi-VN"/>
                                    </w:rPr>
                                  </w:pPr>
                                  <w:r>
                                    <w:rPr>
                                      <w:szCs w:val="16"/>
                                      <w:lang w:val="vi-VN"/>
                                    </w:rP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3" o:spid="_x0000_s1041" style="position:absolute;left:0;text-align:left;margin-left:104pt;margin-top:10.95pt;width:37.5pt;height:18.8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" filled="f" stroked="f" strokecolor="white">
                      <v:textbox>
                        <w:txbxContent>
                          <w:p w:rsidR="007D2970" w:rsidRPr="00636E4C" w:rsidRDefault="00636E4C" w:rsidP="007D2970">
                            <w:pPr>
                              <w:rPr>
                                <w:szCs w:val="16"/>
                                <w:lang w:val="vi-VN"/>
                              </w:rPr>
                            </w:pPr>
                            <w:r>
                              <w:rPr>
                                <w:szCs w:val="16"/>
                                <w:lang w:val="vi-VN"/>
                              </w:rPr>
                              <w:t>Yes</w:t>
                            </w:r>
                          </w:p>
                        </w:txbxContent>
                      </v:textbox>
                    </v:rect>
                  </w:pict>
                </mc:Fallback>
              </mc:AlternateContent>
            </w:r>
            <w:r w:rsidRPr="00C718C6">
              <w:rPr>
                <w:b/>
                <w:noProof/>
                <w:color w:val="1F497D"/>
                <w:sz w:val="24"/>
                <w:szCs w:val="24"/>
                <w:lang w:eastAsia="ko-KR"/>
              </w:rPr>
              <mc:AlternateContent>
                <mc:Choice Requires="wps">
                  <w:drawing>
                    <wp:anchor distT="0" distB="0" distL="114300" distR="114300" simplePos="0" relativeHeight="251648000" behindDoc="0" locked="0" layoutInCell="1" allowOverlap="1">
                      <wp:simplePos x="0" y="0"/>
                      <wp:positionH relativeFrom="column">
                        <wp:posOffset>1238250</wp:posOffset>
                      </wp:positionH>
                      <wp:positionV relativeFrom="paragraph">
                        <wp:posOffset>205105</wp:posOffset>
                      </wp:positionV>
                      <wp:extent cx="0" cy="144780"/>
                      <wp:effectExtent l="54610" t="9525" r="59690" b="17145"/>
                      <wp:wrapNone/>
                      <wp:docPr id="28"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7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5C7083" id="Line 153"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5pt,16.15pt" to="97.5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">
                      <v:stroke endarrow="block"/>
                    </v:line>
                  </w:pict>
                </mc:Fallback>
              </mc:AlternateContent>
            </w:r>
            <w:r w:rsidRPr="00C718C6">
              <w:rPr>
                <w:b/>
                <w:noProof/>
                <w:color w:val="1F497D"/>
                <w:sz w:val="24"/>
                <w:szCs w:val="24"/>
                <w:lang w:eastAsia="ko-KR"/>
              </w:rPr>
              <mc:AlternateContent>
                <mc:Choice Requires="wps">
                  <w:drawing>
                    <wp:anchor distT="0" distB="0" distL="114300" distR="114300" simplePos="0" relativeHeight="251637760" behindDoc="0" locked="0" layoutInCell="1" allowOverlap="1">
                      <wp:simplePos x="0" y="0"/>
                      <wp:positionH relativeFrom="column">
                        <wp:posOffset>2049145</wp:posOffset>
                      </wp:positionH>
                      <wp:positionV relativeFrom="paragraph">
                        <wp:posOffset>-3810</wp:posOffset>
                      </wp:positionV>
                      <wp:extent cx="530225" cy="238760"/>
                      <wp:effectExtent l="0" t="635" r="4445" b="0"/>
                      <wp:wrapNone/>
                      <wp:docPr id="27"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0225"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7D2970" w:rsidRPr="00636E4C" w:rsidRDefault="00636E4C" w:rsidP="007D2970">
                                  <w:pPr>
                                    <w:rPr>
                                      <w:szCs w:val="16"/>
                                      <w:lang w:val="vi-VN"/>
                                    </w:rPr>
                                  </w:pPr>
                                  <w:r>
                                    <w:rPr>
                                      <w:szCs w:val="16"/>
                                      <w:lang w:val="vi-VN"/>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4" o:spid="_x0000_s1042" style="position:absolute;left:0;text-align:left;margin-left:161.35pt;margin-top:-.3pt;width:41.75pt;height:18.8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" filled="f" stroked="f" strokecolor="white">
                      <v:textbox>
                        <w:txbxContent>
                          <w:p w:rsidR="007D2970" w:rsidRPr="00636E4C" w:rsidRDefault="00636E4C" w:rsidP="007D2970">
                            <w:pPr>
                              <w:rPr>
                                <w:szCs w:val="16"/>
                                <w:lang w:val="vi-VN"/>
                              </w:rPr>
                            </w:pPr>
                            <w:r>
                              <w:rPr>
                                <w:szCs w:val="16"/>
                                <w:lang w:val="vi-VN"/>
                              </w:rPr>
                              <w:t>No</w:t>
                            </w:r>
                          </w:p>
                        </w:txbxContent>
                      </v:textbox>
                    </v:rect>
                  </w:pict>
                </mc:Fallback>
              </mc:AlternateContent>
            </w:r>
            <w:r w:rsidRPr="00C718C6">
              <w:rPr>
                <w:b/>
                <w:noProof/>
                <w:color w:val="1F497D"/>
                <w:sz w:val="24"/>
                <w:szCs w:val="24"/>
                <w:lang w:eastAsia="ko-KR"/>
              </w:rPr>
              <mc:AlternateContent>
                <mc:Choice Requires="wps">
                  <w:drawing>
                    <wp:anchor distT="0" distB="0" distL="114300" distR="114300" simplePos="0" relativeHeight="251628544" behindDoc="0" locked="0" layoutInCell="1" allowOverlap="1">
                      <wp:simplePos x="0" y="0"/>
                      <wp:positionH relativeFrom="column">
                        <wp:posOffset>1206500</wp:posOffset>
                      </wp:positionH>
                      <wp:positionV relativeFrom="paragraph">
                        <wp:posOffset>235585</wp:posOffset>
                      </wp:positionV>
                      <wp:extent cx="0" cy="0"/>
                      <wp:effectExtent l="13335" t="59055" r="15240" b="55245"/>
                      <wp:wrapNone/>
                      <wp:docPr id="26"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EF87B" id="Line 148" o:spid="_x0000_s1026" style="position:absolute;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pt,18.55pt" to="9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">
                      <v:stroke endarrow="block"/>
                    </v:line>
                  </w:pict>
                </mc:Fallback>
              </mc:AlternateContent>
            </w:r>
            <w:r w:rsidRPr="00C718C6">
              <w:rPr>
                <w:b/>
                <w:noProof/>
                <w:color w:val="1F497D"/>
                <w:sz w:val="24"/>
                <w:szCs w:val="24"/>
                <w:lang w:eastAsia="ko-KR"/>
              </w:rPr>
              <mc:AlternateContent>
                <mc:Choice Requires="wps">
                  <w:drawing>
                    <wp:anchor distT="0" distB="0" distL="114300" distR="114300" simplePos="0" relativeHeight="251618304" behindDoc="0" locked="0" layoutInCell="1" allowOverlap="1">
                      <wp:simplePos x="0" y="0"/>
                      <wp:positionH relativeFrom="column">
                        <wp:posOffset>2984500</wp:posOffset>
                      </wp:positionH>
                      <wp:positionV relativeFrom="paragraph">
                        <wp:posOffset>219710</wp:posOffset>
                      </wp:positionV>
                      <wp:extent cx="1447800" cy="0"/>
                      <wp:effectExtent l="10160" t="5080" r="8890" b="13970"/>
                      <wp:wrapNone/>
                      <wp:docPr id="25"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74F93" id="Line 115" o:spid="_x0000_s1026" style="position:absolute;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pt,17.3pt" to="349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"/>
                  </w:pict>
                </mc:Fallback>
              </mc:AlternateConten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30592" behindDoc="0" locked="0" layoutInCell="1" allowOverlap="1">
                      <wp:simplePos x="0" y="0"/>
                      <wp:positionH relativeFrom="column">
                        <wp:posOffset>215900</wp:posOffset>
                      </wp:positionH>
                      <wp:positionV relativeFrom="paragraph">
                        <wp:posOffset>85725</wp:posOffset>
                      </wp:positionV>
                      <wp:extent cx="2112010" cy="401955"/>
                      <wp:effectExtent l="13335" t="10160" r="8255" b="6985"/>
                      <wp:wrapNone/>
                      <wp:docPr id="24"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2010" cy="401955"/>
                              </a:xfrm>
                              <a:prstGeom prst="rect">
                                <a:avLst/>
                              </a:prstGeom>
                              <a:solidFill>
                                <a:srgbClr val="FFFFFF"/>
                              </a:solidFill>
                              <a:ln w="9525">
                                <a:solidFill>
                                  <a:srgbClr val="000000"/>
                                </a:solidFill>
                                <a:miter lim="800000"/>
                                <a:headEnd/>
                                <a:tailEnd/>
                              </a:ln>
                            </wps:spPr>
                            <wps:txbx>
                              <w:txbxContent>
                                <w:p w:rsidR="007D2970" w:rsidRDefault="00636E4C" w:rsidP="007D2970">
                                  <w:pPr>
                                    <w:jc w:val="center"/>
                                    <w:rPr>
                                      <w:sz w:val="22"/>
                                      <w:szCs w:val="22"/>
                                    </w:rPr>
                                  </w:pPr>
                                  <w:r w:rsidRPr="00636E4C">
                                    <w:rPr>
                                      <w:sz w:val="22"/>
                                      <w:szCs w:val="22"/>
                                    </w:rPr>
                                    <w:t>Assign compilation/ modification of documents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1" o:spid="_x0000_s1043" style="position:absolute;left:0;text-align:left;margin-left:17pt;margin-top:6.75pt;width:166.3pt;height:31.6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">
                      <v:textbox>
                        <w:txbxContent>
                          <w:p w:rsidR="007D2970" w:rsidRDefault="00636E4C" w:rsidP="007D2970">
                            <w:pPr>
                              <w:jc w:val="center"/>
                              <w:rPr>
                                <w:sz w:val="22"/>
                                <w:szCs w:val="22"/>
                              </w:rPr>
                            </w:pPr>
                            <w:r w:rsidRPr="00636E4C">
                              <w:rPr>
                                <w:sz w:val="22"/>
                                <w:szCs w:val="22"/>
                              </w:rPr>
                              <w:t>Assign compilation/ modification of documents</w:t>
                            </w:r>
                          </w:p>
                        </w:txbxContent>
                      </v:textbox>
                    </v:rect>
                  </w:pict>
                </mc:Fallback>
              </mc:AlternateConten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55168" behindDoc="0" locked="0" layoutInCell="1" allowOverlap="1">
                      <wp:simplePos x="0" y="0"/>
                      <wp:positionH relativeFrom="column">
                        <wp:posOffset>1258570</wp:posOffset>
                      </wp:positionH>
                      <wp:positionV relativeFrom="paragraph">
                        <wp:posOffset>217170</wp:posOffset>
                      </wp:positionV>
                      <wp:extent cx="0" cy="457200"/>
                      <wp:effectExtent l="55880" t="13970" r="58420" b="14605"/>
                      <wp:wrapNone/>
                      <wp:docPr id="23"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DFAA91" id="Line 192"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1pt,17.1pt" to="99.1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">
                      <v:stroke endarrow="block"/>
                    </v:line>
                  </w:pict>
                </mc:Fallback>
              </mc:AlternateContent>
            </w:r>
          </w:p>
          <w:p w:rsidR="007D2970" w:rsidRPr="00C718C6" w:rsidRDefault="007D2970" w:rsidP="007D2970">
            <w:pPr>
              <w:spacing w:line="360" w:lineRule="auto"/>
              <w:jc w:val="both"/>
              <w:rPr>
                <w:b/>
                <w:color w:val="1F497D"/>
                <w:sz w:val="24"/>
                <w:szCs w:val="24"/>
              </w:rPr>
            </w:pP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31616" behindDoc="0" locked="0" layoutInCell="1" allowOverlap="1">
                      <wp:simplePos x="0" y="0"/>
                      <wp:positionH relativeFrom="column">
                        <wp:posOffset>439420</wp:posOffset>
                      </wp:positionH>
                      <wp:positionV relativeFrom="paragraph">
                        <wp:posOffset>194310</wp:posOffset>
                      </wp:positionV>
                      <wp:extent cx="1607185" cy="445770"/>
                      <wp:effectExtent l="8255" t="11430" r="13335" b="9525"/>
                      <wp:wrapNone/>
                      <wp:docPr id="22"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7185" cy="445770"/>
                              </a:xfrm>
                              <a:prstGeom prst="rect">
                                <a:avLst/>
                              </a:prstGeom>
                              <a:solidFill>
                                <a:srgbClr val="FFFFFF"/>
                              </a:solidFill>
                              <a:ln w="9525">
                                <a:solidFill>
                                  <a:srgbClr val="000000"/>
                                </a:solidFill>
                                <a:miter lim="800000"/>
                                <a:headEnd/>
                                <a:tailEnd/>
                              </a:ln>
                            </wps:spPr>
                            <wps:txbx>
                              <w:txbxContent>
                                <w:p w:rsidR="007D2970" w:rsidRPr="00636E4C" w:rsidRDefault="00636E4C" w:rsidP="007D2970">
                                  <w:pPr>
                                    <w:jc w:val="center"/>
                                    <w:rPr>
                                      <w:sz w:val="22"/>
                                      <w:szCs w:val="22"/>
                                      <w:lang w:val="vi-VN"/>
                                    </w:rPr>
                                  </w:pPr>
                                  <w:r w:rsidRPr="00636E4C">
                                    <w:rPr>
                                      <w:sz w:val="22"/>
                                      <w:szCs w:val="22"/>
                                    </w:rPr>
                                    <w:t>Complete document</w:t>
                                  </w:r>
                                  <w:r>
                                    <w:rPr>
                                      <w:sz w:val="22"/>
                                      <w:szCs w:val="22"/>
                                      <w:lang w:val="vi-VN"/>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4" o:spid="_x0000_s1044" style="position:absolute;left:0;text-align:left;margin-left:34.6pt;margin-top:15.3pt;width:126.55pt;height:35.1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">
                      <v:textbox>
                        <w:txbxContent>
                          <w:p w:rsidR="007D2970" w:rsidRPr="00636E4C" w:rsidRDefault="00636E4C" w:rsidP="007D2970">
                            <w:pPr>
                              <w:jc w:val="center"/>
                              <w:rPr>
                                <w:sz w:val="22"/>
                                <w:szCs w:val="22"/>
                                <w:lang w:val="vi-VN"/>
                              </w:rPr>
                            </w:pPr>
                            <w:r w:rsidRPr="00636E4C">
                              <w:rPr>
                                <w:sz w:val="22"/>
                                <w:szCs w:val="22"/>
                              </w:rPr>
                              <w:t>Complete document</w:t>
                            </w:r>
                            <w:r>
                              <w:rPr>
                                <w:sz w:val="22"/>
                                <w:szCs w:val="22"/>
                                <w:lang w:val="vi-VN"/>
                              </w:rPr>
                              <w:t>s</w:t>
                            </w:r>
                          </w:p>
                        </w:txbxContent>
                      </v:textbox>
                    </v:rect>
                  </w:pict>
                </mc:Fallback>
              </mc:AlternateConten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43904" behindDoc="0" locked="0" layoutInCell="1" allowOverlap="1">
                      <wp:simplePos x="0" y="0"/>
                      <wp:positionH relativeFrom="column">
                        <wp:posOffset>2054860</wp:posOffset>
                      </wp:positionH>
                      <wp:positionV relativeFrom="paragraph">
                        <wp:posOffset>200660</wp:posOffset>
                      </wp:positionV>
                      <wp:extent cx="512445" cy="0"/>
                      <wp:effectExtent l="23495" t="61595" r="6985" b="52705"/>
                      <wp:wrapNone/>
                      <wp:docPr id="21"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1244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275F4C" id="Line 105" o:spid="_x0000_s1026" style="position:absolute;flip:x;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8pt,15.8pt" to="202.1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">
                      <v:stroke endarrow="block"/>
                    </v:line>
                  </w:pict>
                </mc:Fallback>
              </mc:AlternateContent>
            </w:r>
            <w:r w:rsidRPr="00C718C6">
              <w:rPr>
                <w:b/>
                <w:noProof/>
                <w:color w:val="1F497D"/>
                <w:sz w:val="24"/>
                <w:szCs w:val="24"/>
                <w:lang w:eastAsia="ko-KR"/>
              </w:rPr>
              <mc:AlternateContent>
                <mc:Choice Requires="wps">
                  <w:drawing>
                    <wp:anchor distT="0" distB="0" distL="114300" distR="114300" simplePos="0" relativeHeight="251650048" behindDoc="0" locked="0" layoutInCell="1" allowOverlap="1">
                      <wp:simplePos x="0" y="0"/>
                      <wp:positionH relativeFrom="column">
                        <wp:posOffset>2580640</wp:posOffset>
                      </wp:positionH>
                      <wp:positionV relativeFrom="paragraph">
                        <wp:posOffset>185420</wp:posOffset>
                      </wp:positionV>
                      <wp:extent cx="5080" cy="1017270"/>
                      <wp:effectExtent l="6350" t="8255" r="7620" b="12700"/>
                      <wp:wrapNone/>
                      <wp:docPr id="20"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080" cy="1017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0842F" id="Line 170" o:spid="_x0000_s1026" style="position:absolute;flip:x 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2pt,14.6pt" to="203.6pt,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"/>
                  </w:pict>
                </mc:Fallback>
              </mc:AlternateConten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56192" behindDoc="0" locked="0" layoutInCell="1" allowOverlap="1">
                      <wp:simplePos x="0" y="0"/>
                      <wp:positionH relativeFrom="column">
                        <wp:posOffset>1249045</wp:posOffset>
                      </wp:positionH>
                      <wp:positionV relativeFrom="paragraph">
                        <wp:posOffset>120650</wp:posOffset>
                      </wp:positionV>
                      <wp:extent cx="0" cy="457200"/>
                      <wp:effectExtent l="55880" t="6350" r="58420" b="22225"/>
                      <wp:wrapNone/>
                      <wp:docPr id="19" name="Lin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AE0067" id="Line 19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8.35pt,9.5pt" to="98.3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">
                      <v:stroke endarrow="block"/>
                    </v:line>
                  </w:pict>
                </mc:Fallback>
              </mc:AlternateConten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38784" behindDoc="0" locked="0" layoutInCell="1" allowOverlap="1">
                      <wp:simplePos x="0" y="0"/>
                      <wp:positionH relativeFrom="column">
                        <wp:posOffset>1987550</wp:posOffset>
                      </wp:positionH>
                      <wp:positionV relativeFrom="paragraph">
                        <wp:posOffset>212725</wp:posOffset>
                      </wp:positionV>
                      <wp:extent cx="655955" cy="266700"/>
                      <wp:effectExtent l="3810" t="0" r="0" b="635"/>
                      <wp:wrapNone/>
                      <wp:docPr id="18" name="Rectangle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95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7D2970" w:rsidRPr="00636E4C" w:rsidRDefault="00636E4C" w:rsidP="007D2970">
                                  <w:pPr>
                                    <w:rPr>
                                      <w:sz w:val="18"/>
                                      <w:szCs w:val="16"/>
                                      <w:lang w:val="vi-VN"/>
                                    </w:rPr>
                                  </w:pPr>
                                  <w:r>
                                    <w:rPr>
                                      <w:sz w:val="16"/>
                                      <w:szCs w:val="14"/>
                                      <w:lang w:val="vi-VN"/>
                                    </w:rPr>
                                    <w:t>Fail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5" o:spid="_x0000_s1045" style="position:absolute;left:0;text-align:left;margin-left:156.5pt;margin-top:16.75pt;width:51.65pt;height:21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" filled="f" stroked="f" strokecolor="white">
                      <v:textbox>
                        <w:txbxContent>
                          <w:p w:rsidR="007D2970" w:rsidRPr="00636E4C" w:rsidRDefault="00636E4C" w:rsidP="007D2970">
                            <w:pPr>
                              <w:rPr>
                                <w:sz w:val="18"/>
                                <w:szCs w:val="16"/>
                                <w:lang w:val="vi-VN"/>
                              </w:rPr>
                            </w:pPr>
                            <w:r>
                              <w:rPr>
                                <w:sz w:val="16"/>
                                <w:szCs w:val="14"/>
                                <w:lang w:val="vi-VN"/>
                              </w:rPr>
                              <w:t>Fail</w:t>
                            </w:r>
                          </w:p>
                        </w:txbxContent>
                      </v:textbox>
                    </v:rect>
                  </w:pict>
                </mc:Fallback>
              </mc:AlternateContent>
            </w:r>
            <w:r w:rsidRPr="00C718C6">
              <w:rPr>
                <w:b/>
                <w:noProof/>
                <w:color w:val="1F497D"/>
                <w:sz w:val="24"/>
                <w:szCs w:val="24"/>
                <w:lang w:eastAsia="ko-KR"/>
              </w:rPr>
              <mc:AlternateContent>
                <mc:Choice Requires="wps">
                  <w:drawing>
                    <wp:anchor distT="0" distB="0" distL="114300" distR="114300" simplePos="0" relativeHeight="251622400" behindDoc="0" locked="0" layoutInCell="1" allowOverlap="1">
                      <wp:simplePos x="0" y="0"/>
                      <wp:positionH relativeFrom="column">
                        <wp:posOffset>2980055</wp:posOffset>
                      </wp:positionH>
                      <wp:positionV relativeFrom="paragraph">
                        <wp:posOffset>187325</wp:posOffset>
                      </wp:positionV>
                      <wp:extent cx="1447800" cy="0"/>
                      <wp:effectExtent l="5715" t="12065" r="13335" b="6985"/>
                      <wp:wrapNone/>
                      <wp:docPr id="17"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0E5DF3" id="Line 119" o:spid="_x0000_s1026" style="position:absolute;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65pt,14.75pt" to="348.6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5/G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"/>
                  </w:pict>
                </mc:Fallback>
              </mc:AlternateConten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32640" behindDoc="0" locked="0" layoutInCell="1" allowOverlap="1">
                      <wp:simplePos x="0" y="0"/>
                      <wp:positionH relativeFrom="column">
                        <wp:posOffset>306070</wp:posOffset>
                      </wp:positionH>
                      <wp:positionV relativeFrom="paragraph">
                        <wp:posOffset>38100</wp:posOffset>
                      </wp:positionV>
                      <wp:extent cx="1874520" cy="730250"/>
                      <wp:effectExtent l="27305" t="11430" r="22225" b="10795"/>
                      <wp:wrapNone/>
                      <wp:docPr id="16" name="Auto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4520" cy="730250"/>
                              </a:xfrm>
                              <a:prstGeom prst="diamond">
                                <a:avLst/>
                              </a:prstGeom>
                              <a:solidFill>
                                <a:srgbClr val="FFFFFF"/>
                              </a:solidFill>
                              <a:ln w="9525">
                                <a:solidFill>
                                  <a:srgbClr val="000000"/>
                                </a:solidFill>
                                <a:miter lim="800000"/>
                                <a:headEnd/>
                                <a:tailEnd/>
                              </a:ln>
                            </wps:spPr>
                            <wps:txbx>
                              <w:txbxContent>
                                <w:p w:rsidR="007D2970" w:rsidRPr="00636E4C" w:rsidRDefault="00636E4C" w:rsidP="007D2970">
                                  <w:pPr>
                                    <w:numPr>
                                      <w:ins w:id="3" w:author="Unknown" w:date="2006-01-14T13:38:00Z"/>
                                    </w:numPr>
                                    <w:jc w:val="center"/>
                                    <w:rPr>
                                      <w:sz w:val="22"/>
                                      <w:szCs w:val="22"/>
                                      <w:lang w:val="vi-VN"/>
                                    </w:rPr>
                                  </w:pPr>
                                  <w:r>
                                    <w:rPr>
                                      <w:sz w:val="22"/>
                                      <w:szCs w:val="22"/>
                                      <w:lang w:val="vi-VN"/>
                                    </w:rPr>
                                    <w:t>Review, approve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85" o:spid="_x0000_s1046" type="#_x0000_t4" style="position:absolute;left:0;text-align:left;margin-left:24.1pt;margin-top:3pt;width:147.6pt;height:57.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">
                      <v:textbox>
                        <w:txbxContent>
                          <w:p w:rsidR="007D2970" w:rsidRPr="00636E4C" w:rsidRDefault="00636E4C" w:rsidP="007D2970">
                            <w:pPr>
                              <w:numPr>
                                <w:ins w:id="4" w:author="Unknown" w:date="2006-01-14T13:38:00Z"/>
                              </w:numPr>
                              <w:jc w:val="center"/>
                              <w:rPr>
                                <w:sz w:val="22"/>
                                <w:szCs w:val="22"/>
                                <w:lang w:val="vi-VN"/>
                              </w:rPr>
                            </w:pPr>
                            <w:r>
                              <w:rPr>
                                <w:sz w:val="22"/>
                                <w:szCs w:val="22"/>
                                <w:lang w:val="vi-VN"/>
                              </w:rPr>
                              <w:t>Review, approve</w:t>
                            </w:r>
                          </w:p>
                        </w:txbxContent>
                      </v:textbox>
                    </v:shape>
                  </w:pict>
                </mc:Fallback>
              </mc:AlternateConten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49024" behindDoc="0" locked="0" layoutInCell="1" allowOverlap="1">
                      <wp:simplePos x="0" y="0"/>
                      <wp:positionH relativeFrom="column">
                        <wp:posOffset>2193925</wp:posOffset>
                      </wp:positionH>
                      <wp:positionV relativeFrom="paragraph">
                        <wp:posOffset>145415</wp:posOffset>
                      </wp:positionV>
                      <wp:extent cx="381000" cy="0"/>
                      <wp:effectExtent l="10160" t="10160" r="8890" b="8890"/>
                      <wp:wrapNone/>
                      <wp:docPr id="15"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B57BDD" id="Line 169"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75pt,11.45pt" to="202.7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Pm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"/>
                  </w:pict>
                </mc:Fallback>
              </mc:AlternateConten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44928" behindDoc="0" locked="0" layoutInCell="1" allowOverlap="1">
                      <wp:simplePos x="0" y="0"/>
                      <wp:positionH relativeFrom="column">
                        <wp:posOffset>1420495</wp:posOffset>
                      </wp:positionH>
                      <wp:positionV relativeFrom="paragraph">
                        <wp:posOffset>208280</wp:posOffset>
                      </wp:positionV>
                      <wp:extent cx="552450" cy="238760"/>
                      <wp:effectExtent l="0" t="2540" r="1270" b="0"/>
                      <wp:wrapNone/>
                      <wp:docPr id="14"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2450"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rsidR="007D2970" w:rsidRPr="00165CF8" w:rsidRDefault="00636E4C" w:rsidP="007D2970">
                                  <w:pPr>
                                    <w:rPr>
                                      <w:sz w:val="18"/>
                                      <w:szCs w:val="16"/>
                                    </w:rPr>
                                  </w:pPr>
                                  <w:r>
                                    <w:rPr>
                                      <w:sz w:val="18"/>
                                      <w:szCs w:val="16"/>
                                    </w:rPr>
                                    <w:t>Pass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09" o:spid="_x0000_s1047" style="position:absolute;left:0;text-align:left;margin-left:111.85pt;margin-top:16.4pt;width:43.5pt;height:18.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" filled="f" stroked="f" strokecolor="white">
                      <v:textbox>
                        <w:txbxContent>
                          <w:p w:rsidR="007D2970" w:rsidRPr="00165CF8" w:rsidRDefault="00636E4C" w:rsidP="007D2970">
                            <w:pPr>
                              <w:rPr>
                                <w:sz w:val="18"/>
                                <w:szCs w:val="16"/>
                              </w:rPr>
                            </w:pPr>
                            <w:r>
                              <w:rPr>
                                <w:sz w:val="18"/>
                                <w:szCs w:val="16"/>
                              </w:rPr>
                              <w:t>Pass</w:t>
                            </w:r>
                          </w:p>
                        </w:txbxContent>
                      </v:textbox>
                    </v:rect>
                  </w:pict>
                </mc:Fallback>
              </mc:AlternateContent>
            </w:r>
            <w:r w:rsidRPr="00C718C6">
              <w:rPr>
                <w:b/>
                <w:noProof/>
                <w:color w:val="1F497D"/>
                <w:sz w:val="24"/>
                <w:szCs w:val="24"/>
                <w:lang w:eastAsia="ko-KR"/>
              </w:rPr>
              <mc:AlternateContent>
                <mc:Choice Requires="wps">
                  <w:drawing>
                    <wp:anchor distT="0" distB="0" distL="114300" distR="114300" simplePos="0" relativeHeight="251651072" behindDoc="0" locked="0" layoutInCell="1" allowOverlap="1">
                      <wp:simplePos x="0" y="0"/>
                      <wp:positionH relativeFrom="column">
                        <wp:posOffset>1253490</wp:posOffset>
                      </wp:positionH>
                      <wp:positionV relativeFrom="paragraph">
                        <wp:posOffset>239395</wp:posOffset>
                      </wp:positionV>
                      <wp:extent cx="0" cy="220345"/>
                      <wp:effectExtent l="60325" t="5080" r="53975" b="22225"/>
                      <wp:wrapNone/>
                      <wp:docPr id="13"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03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A8D827" id="Line 176"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8.7pt,18.85pt" to="98.7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">
                      <v:stroke endarrow="block"/>
                    </v:line>
                  </w:pict>
                </mc:Fallback>
              </mc:AlternateConten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33664" behindDoc="0" locked="0" layoutInCell="1" allowOverlap="1">
                      <wp:simplePos x="0" y="0"/>
                      <wp:positionH relativeFrom="column">
                        <wp:posOffset>448945</wp:posOffset>
                      </wp:positionH>
                      <wp:positionV relativeFrom="paragraph">
                        <wp:posOffset>185420</wp:posOffset>
                      </wp:positionV>
                      <wp:extent cx="1593850" cy="457200"/>
                      <wp:effectExtent l="8255" t="13970" r="7620" b="5080"/>
                      <wp:wrapNone/>
                      <wp:docPr id="12"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3850" cy="457200"/>
                              </a:xfrm>
                              <a:prstGeom prst="rect">
                                <a:avLst/>
                              </a:prstGeom>
                              <a:solidFill>
                                <a:srgbClr val="FFFFFF"/>
                              </a:solidFill>
                              <a:ln w="9525">
                                <a:solidFill>
                                  <a:srgbClr val="000000"/>
                                </a:solidFill>
                                <a:miter lim="800000"/>
                                <a:headEnd/>
                                <a:tailEnd/>
                              </a:ln>
                            </wps:spPr>
                            <wps:txbx>
                              <w:txbxContent>
                                <w:p w:rsidR="007D2970" w:rsidRDefault="00636E4C" w:rsidP="007D2970">
                                  <w:pPr>
                                    <w:jc w:val="center"/>
                                  </w:pPr>
                                  <w:r>
                                    <w:rPr>
                                      <w:sz w:val="22"/>
                                      <w:szCs w:val="22"/>
                                      <w:lang w:val="vi-VN"/>
                                    </w:rPr>
                                    <w:t>Copy and seal</w:t>
                                  </w:r>
                                </w:p>
                                <w:p w:rsidR="007D2970" w:rsidRPr="00A03E65" w:rsidRDefault="007D2970" w:rsidP="007D2970">
                                  <w:pPr>
                                    <w:jc w:val="center"/>
                                    <w:rPr>
                                      <w:lang w:val="it-IT"/>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6" o:spid="_x0000_s1048" style="position:absolute;left:0;text-align:left;margin-left:35.35pt;margin-top:14.6pt;width:125.5pt;height:36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">
                      <v:textbox>
                        <w:txbxContent>
                          <w:p w:rsidR="007D2970" w:rsidRDefault="00636E4C" w:rsidP="007D2970">
                            <w:pPr>
                              <w:jc w:val="center"/>
                            </w:pPr>
                            <w:r>
                              <w:rPr>
                                <w:sz w:val="22"/>
                                <w:szCs w:val="22"/>
                                <w:lang w:val="vi-VN"/>
                              </w:rPr>
                              <w:t>Copy and seal</w:t>
                            </w:r>
                          </w:p>
                          <w:p w:rsidR="007D2970" w:rsidRPr="00A03E65" w:rsidRDefault="007D2970" w:rsidP="007D2970">
                            <w:pPr>
                              <w:jc w:val="center"/>
                              <w:rPr>
                                <w:lang w:val="it-IT"/>
                              </w:rPr>
                            </w:pPr>
                          </w:p>
                        </w:txbxContent>
                      </v:textbox>
                    </v:rect>
                  </w:pict>
                </mc:Fallback>
              </mc:AlternateContent>
            </w:r>
          </w:p>
          <w:p w:rsidR="007D2970" w:rsidRPr="00C718C6" w:rsidRDefault="007D2970" w:rsidP="007D2970">
            <w:pPr>
              <w:spacing w:line="360" w:lineRule="auto"/>
              <w:jc w:val="both"/>
              <w:rPr>
                <w:b/>
                <w:color w:val="1F497D"/>
                <w:sz w:val="24"/>
                <w:szCs w:val="24"/>
              </w:rPr>
            </w:pP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52096" behindDoc="0" locked="0" layoutInCell="1" allowOverlap="1">
                      <wp:simplePos x="0" y="0"/>
                      <wp:positionH relativeFrom="column">
                        <wp:posOffset>1263650</wp:posOffset>
                      </wp:positionH>
                      <wp:positionV relativeFrom="paragraph">
                        <wp:posOffset>132080</wp:posOffset>
                      </wp:positionV>
                      <wp:extent cx="0" cy="165100"/>
                      <wp:effectExtent l="60960" t="10160" r="53340" b="15240"/>
                      <wp:wrapNone/>
                      <wp:docPr id="11"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5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130082" id="Line 182"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5pt,10.4pt" to="99.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">
                      <v:stroke endarrow="block"/>
                    </v:line>
                  </w:pict>
                </mc:Fallback>
              </mc:AlternateConten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34688" behindDoc="0" locked="0" layoutInCell="1" allowOverlap="1">
                      <wp:simplePos x="0" y="0"/>
                      <wp:positionH relativeFrom="column">
                        <wp:posOffset>448945</wp:posOffset>
                      </wp:positionH>
                      <wp:positionV relativeFrom="paragraph">
                        <wp:posOffset>49530</wp:posOffset>
                      </wp:positionV>
                      <wp:extent cx="1593850" cy="445135"/>
                      <wp:effectExtent l="8255" t="9525" r="7620" b="12065"/>
                      <wp:wrapNone/>
                      <wp:docPr id="10"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3850" cy="445135"/>
                              </a:xfrm>
                              <a:prstGeom prst="rect">
                                <a:avLst/>
                              </a:prstGeom>
                              <a:solidFill>
                                <a:srgbClr val="FFFFFF"/>
                              </a:solidFill>
                              <a:ln w="9525">
                                <a:solidFill>
                                  <a:srgbClr val="000000"/>
                                </a:solidFill>
                                <a:miter lim="800000"/>
                                <a:headEnd/>
                                <a:tailEnd/>
                              </a:ln>
                            </wps:spPr>
                            <wps:txbx>
                              <w:txbxContent>
                                <w:p w:rsidR="007D2970" w:rsidRPr="00636E4C" w:rsidRDefault="00636E4C" w:rsidP="007D2970">
                                  <w:pPr>
                                    <w:jc w:val="center"/>
                                    <w:rPr>
                                      <w:sz w:val="22"/>
                                      <w:szCs w:val="22"/>
                                      <w:lang w:val="vi-VN"/>
                                    </w:rPr>
                                  </w:pPr>
                                  <w:r w:rsidRPr="00636E4C">
                                    <w:rPr>
                                      <w:sz w:val="22"/>
                                      <w:szCs w:val="22"/>
                                      <w:lang w:val="vi-VN"/>
                                    </w:rPr>
                                    <w:t xml:space="preserve">Distribute and retrieve </w:t>
                                  </w:r>
                                  <w:r>
                                    <w:rPr>
                                      <w:sz w:val="22"/>
                                      <w:szCs w:val="22"/>
                                      <w:lang w:val="vi-VN"/>
                                    </w:rPr>
                                    <w:t xml:space="preserve">outdated </w:t>
                                  </w:r>
                                  <w:r w:rsidRPr="00636E4C">
                                    <w:rPr>
                                      <w:sz w:val="22"/>
                                      <w:szCs w:val="22"/>
                                      <w:lang w:val="vi-VN"/>
                                    </w:rPr>
                                    <w:t>documents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7" o:spid="_x0000_s1049" style="position:absolute;left:0;text-align:left;margin-left:35.35pt;margin-top:3.9pt;width:125.5pt;height:35.0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">
                      <v:textbox>
                        <w:txbxContent>
                          <w:p w:rsidR="007D2970" w:rsidRPr="00636E4C" w:rsidRDefault="00636E4C" w:rsidP="007D2970">
                            <w:pPr>
                              <w:jc w:val="center"/>
                              <w:rPr>
                                <w:sz w:val="22"/>
                                <w:szCs w:val="22"/>
                                <w:lang w:val="vi-VN"/>
                              </w:rPr>
                            </w:pPr>
                            <w:r w:rsidRPr="00636E4C">
                              <w:rPr>
                                <w:sz w:val="22"/>
                                <w:szCs w:val="22"/>
                                <w:lang w:val="vi-VN"/>
                              </w:rPr>
                              <w:t xml:space="preserve">Distribute and retrieve </w:t>
                            </w:r>
                            <w:r>
                              <w:rPr>
                                <w:sz w:val="22"/>
                                <w:szCs w:val="22"/>
                                <w:lang w:val="vi-VN"/>
                              </w:rPr>
                              <w:t xml:space="preserve">outdated </w:t>
                            </w:r>
                            <w:r w:rsidRPr="00636E4C">
                              <w:rPr>
                                <w:sz w:val="22"/>
                                <w:szCs w:val="22"/>
                                <w:lang w:val="vi-VN"/>
                              </w:rPr>
                              <w:t>documents</w:t>
                            </w:r>
                          </w:p>
                        </w:txbxContent>
                      </v:textbox>
                    </v:rect>
                  </w:pict>
                </mc:Fallback>
              </mc:AlternateConten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53120" behindDoc="0" locked="0" layoutInCell="1" allowOverlap="1">
                      <wp:simplePos x="0" y="0"/>
                      <wp:positionH relativeFrom="column">
                        <wp:posOffset>1266190</wp:posOffset>
                      </wp:positionH>
                      <wp:positionV relativeFrom="paragraph">
                        <wp:posOffset>231140</wp:posOffset>
                      </wp:positionV>
                      <wp:extent cx="0" cy="228600"/>
                      <wp:effectExtent l="53975" t="6350" r="60325" b="22225"/>
                      <wp:wrapNone/>
                      <wp:docPr id="9"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2B9DD8" id="Line 185"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pt,18.2pt" to="99.7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">
                      <v:stroke endarrow="block"/>
                    </v:line>
                  </w:pict>
                </mc:Fallback>
              </mc:AlternateConten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35712" behindDoc="0" locked="0" layoutInCell="1" allowOverlap="1">
                      <wp:simplePos x="0" y="0"/>
                      <wp:positionH relativeFrom="column">
                        <wp:posOffset>448945</wp:posOffset>
                      </wp:positionH>
                      <wp:positionV relativeFrom="paragraph">
                        <wp:posOffset>208915</wp:posOffset>
                      </wp:positionV>
                      <wp:extent cx="1593850" cy="457200"/>
                      <wp:effectExtent l="8255" t="8890" r="7620" b="10160"/>
                      <wp:wrapNone/>
                      <wp:docPr id="8"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3850" cy="457200"/>
                              </a:xfrm>
                              <a:prstGeom prst="rect">
                                <a:avLst/>
                              </a:prstGeom>
                              <a:solidFill>
                                <a:srgbClr val="FFFFFF"/>
                              </a:solidFill>
                              <a:ln w="9525">
                                <a:solidFill>
                                  <a:srgbClr val="000000"/>
                                </a:solidFill>
                                <a:miter lim="800000"/>
                                <a:headEnd/>
                                <a:tailEnd/>
                              </a:ln>
                            </wps:spPr>
                            <wps:txbx>
                              <w:txbxContent>
                                <w:p w:rsidR="007D2970" w:rsidRDefault="00636E4C" w:rsidP="007D2970">
                                  <w:pPr>
                                    <w:jc w:val="center"/>
                                    <w:rPr>
                                      <w:sz w:val="22"/>
                                      <w:szCs w:val="22"/>
                                    </w:rPr>
                                  </w:pPr>
                                  <w:r>
                                    <w:rPr>
                                      <w:sz w:val="22"/>
                                      <w:szCs w:val="22"/>
                                      <w:lang w:val="vi-VN"/>
                                    </w:rPr>
                                    <w:t>Update to the List of documents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8" o:spid="_x0000_s1050" style="position:absolute;left:0;text-align:left;margin-left:35.35pt;margin-top:16.45pt;width:125.5pt;height:3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">
                      <v:textbox>
                        <w:txbxContent>
                          <w:p w:rsidR="007D2970" w:rsidRDefault="00636E4C" w:rsidP="007D2970">
                            <w:pPr>
                              <w:jc w:val="center"/>
                              <w:rPr>
                                <w:sz w:val="22"/>
                                <w:szCs w:val="22"/>
                              </w:rPr>
                            </w:pPr>
                            <w:r>
                              <w:rPr>
                                <w:sz w:val="22"/>
                                <w:szCs w:val="22"/>
                                <w:lang w:val="vi-VN"/>
                              </w:rPr>
                              <w:t>Update to the List of documents</w:t>
                            </w:r>
                          </w:p>
                        </w:txbxContent>
                      </v:textbox>
                    </v:rect>
                  </w:pict>
                </mc:Fallback>
              </mc:AlternateContent>
            </w:r>
          </w:p>
          <w:p w:rsidR="007D2970" w:rsidRPr="00C718C6" w:rsidRDefault="007D2970" w:rsidP="007D2970">
            <w:pPr>
              <w:spacing w:line="360" w:lineRule="auto"/>
              <w:jc w:val="both"/>
              <w:rPr>
                <w:b/>
                <w:color w:val="1F497D"/>
                <w:sz w:val="24"/>
                <w:szCs w:val="24"/>
              </w:rPr>
            </w:pP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54144" behindDoc="0" locked="0" layoutInCell="1" allowOverlap="1">
                      <wp:simplePos x="0" y="0"/>
                      <wp:positionH relativeFrom="column">
                        <wp:posOffset>1270000</wp:posOffset>
                      </wp:positionH>
                      <wp:positionV relativeFrom="paragraph">
                        <wp:posOffset>138430</wp:posOffset>
                      </wp:positionV>
                      <wp:extent cx="0" cy="228600"/>
                      <wp:effectExtent l="57785" t="6985" r="56515" b="21590"/>
                      <wp:wrapNone/>
                      <wp:docPr id="7"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89CCC4" id="Line 188"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pt,10.9pt" to="100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">
                      <v:stroke endarrow="block"/>
                    </v:line>
                  </w:pict>
                </mc:Fallback>
              </mc:AlternateContent>
            </w:r>
            <w:r w:rsidRPr="00C718C6">
              <w:rPr>
                <w:b/>
                <w:noProof/>
                <w:color w:val="1F497D"/>
                <w:sz w:val="24"/>
                <w:szCs w:val="24"/>
                <w:lang w:eastAsia="ko-KR"/>
              </w:rPr>
              <mc:AlternateContent>
                <mc:Choice Requires="wps">
                  <w:drawing>
                    <wp:anchor distT="0" distB="0" distL="114300" distR="114300" simplePos="0" relativeHeight="251624448" behindDoc="0" locked="0" layoutInCell="1" allowOverlap="1">
                      <wp:simplePos x="0" y="0"/>
                      <wp:positionH relativeFrom="column">
                        <wp:posOffset>2982595</wp:posOffset>
                      </wp:positionH>
                      <wp:positionV relativeFrom="paragraph">
                        <wp:posOffset>233045</wp:posOffset>
                      </wp:positionV>
                      <wp:extent cx="1447800" cy="0"/>
                      <wp:effectExtent l="8255" t="6350" r="10795" b="12700"/>
                      <wp:wrapNone/>
                      <wp:docPr id="6"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E3A8DC" id="Line 122"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85pt,18.35pt" to="348.8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xelFA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"/>
                  </w:pict>
                </mc:Fallback>
              </mc:AlternateContent>
            </w: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41856" behindDoc="0" locked="0" layoutInCell="1" allowOverlap="1">
                      <wp:simplePos x="0" y="0"/>
                      <wp:positionH relativeFrom="column">
                        <wp:posOffset>415925</wp:posOffset>
                      </wp:positionH>
                      <wp:positionV relativeFrom="paragraph">
                        <wp:posOffset>104140</wp:posOffset>
                      </wp:positionV>
                      <wp:extent cx="1714500" cy="346075"/>
                      <wp:effectExtent l="13335" t="6985" r="5715" b="8890"/>
                      <wp:wrapNone/>
                      <wp:docPr id="5" name="Oval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346075"/>
                              </a:xfrm>
                              <a:prstGeom prst="ellipse">
                                <a:avLst/>
                              </a:prstGeom>
                              <a:solidFill>
                                <a:srgbClr val="FFFFFF"/>
                              </a:solidFill>
                              <a:ln w="9525">
                                <a:solidFill>
                                  <a:srgbClr val="000000"/>
                                </a:solidFill>
                                <a:round/>
                                <a:headEnd/>
                                <a:tailEnd/>
                              </a:ln>
                            </wps:spPr>
                            <wps:txbx>
                              <w:txbxContent>
                                <w:p w:rsidR="007D2970" w:rsidRPr="00636E4C" w:rsidRDefault="00636E4C" w:rsidP="007D2970">
                                  <w:pPr>
                                    <w:jc w:val="center"/>
                                    <w:rPr>
                                      <w:sz w:val="22"/>
                                      <w:szCs w:val="22"/>
                                      <w:lang w:val="vi-VN"/>
                                    </w:rPr>
                                  </w:pPr>
                                  <w:r>
                                    <w:rPr>
                                      <w:sz w:val="22"/>
                                      <w:szCs w:val="22"/>
                                      <w:lang w:val="vi-VN"/>
                                    </w:rPr>
                                    <w:t>Archive</w:t>
                                  </w:r>
                                </w:p>
                                <w:p w:rsidR="007D2970" w:rsidRPr="00F77170" w:rsidRDefault="007D2970" w:rsidP="007D297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02" o:spid="_x0000_s1051" style="position:absolute;left:0;text-align:left;margin-left:32.75pt;margin-top:8.2pt;width:135pt;height:27.2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">
                      <v:textbox>
                        <w:txbxContent>
                          <w:p w:rsidR="007D2970" w:rsidRPr="00636E4C" w:rsidRDefault="00636E4C" w:rsidP="007D2970">
                            <w:pPr>
                              <w:jc w:val="center"/>
                              <w:rPr>
                                <w:sz w:val="22"/>
                                <w:szCs w:val="22"/>
                                <w:lang w:val="vi-VN"/>
                              </w:rPr>
                            </w:pPr>
                            <w:r>
                              <w:rPr>
                                <w:sz w:val="22"/>
                                <w:szCs w:val="22"/>
                                <w:lang w:val="vi-VN"/>
                              </w:rPr>
                              <w:t>Archive</w:t>
                            </w:r>
                          </w:p>
                          <w:p w:rsidR="007D2970" w:rsidRPr="00F77170" w:rsidRDefault="007D2970" w:rsidP="007D2970"/>
                        </w:txbxContent>
                      </v:textbox>
                    </v:oval>
                  </w:pict>
                </mc:Fallback>
              </mc:AlternateContent>
            </w:r>
          </w:p>
          <w:p w:rsidR="007D2970" w:rsidRPr="00C718C6" w:rsidRDefault="007D2970" w:rsidP="007D2970">
            <w:pPr>
              <w:spacing w:line="360" w:lineRule="auto"/>
              <w:jc w:val="both"/>
              <w:rPr>
                <w:b/>
                <w:color w:val="1F497D"/>
                <w:sz w:val="24"/>
                <w:szCs w:val="24"/>
              </w:rPr>
            </w:pPr>
          </w:p>
          <w:p w:rsidR="007D2970" w:rsidRPr="00C718C6" w:rsidRDefault="007D2970" w:rsidP="007D2970">
            <w:pPr>
              <w:spacing w:line="360" w:lineRule="auto"/>
              <w:jc w:val="both"/>
              <w:rPr>
                <w:b/>
                <w:color w:val="1F497D"/>
                <w:sz w:val="24"/>
                <w:szCs w:val="24"/>
              </w:rPr>
            </w:pPr>
          </w:p>
        </w:tc>
        <w:tc>
          <w:tcPr>
            <w:tcW w:w="2268" w:type="dxa"/>
            <w:tcBorders>
              <w:top w:val="single" w:sz="4" w:space="0" w:color="auto"/>
              <w:left w:val="single" w:sz="4" w:space="0" w:color="auto"/>
              <w:bottom w:val="single" w:sz="4" w:space="0" w:color="auto"/>
              <w:right w:val="single" w:sz="4" w:space="0" w:color="auto"/>
            </w:tcBorders>
          </w:tcPr>
          <w:p w:rsidR="007D2970" w:rsidRPr="00C718C6" w:rsidRDefault="00636E4C" w:rsidP="007D2970">
            <w:pPr>
              <w:spacing w:line="360" w:lineRule="auto"/>
              <w:jc w:val="both"/>
              <w:rPr>
                <w:b/>
                <w:color w:val="1F497D"/>
                <w:sz w:val="24"/>
                <w:szCs w:val="24"/>
              </w:rPr>
            </w:pPr>
            <w:r w:rsidRPr="00C718C6">
              <w:rPr>
                <w:b/>
                <w:color w:val="1F497D"/>
                <w:sz w:val="24"/>
                <w:szCs w:val="24"/>
              </w:rPr>
              <w:t>In the meeting</w:t>
            </w:r>
          </w:p>
          <w:p w:rsidR="007D2970" w:rsidRPr="00C718C6" w:rsidRDefault="007D2970" w:rsidP="007D2970">
            <w:pPr>
              <w:spacing w:line="360" w:lineRule="auto"/>
              <w:jc w:val="both"/>
              <w:rPr>
                <w:b/>
                <w:color w:val="1F497D"/>
                <w:sz w:val="24"/>
                <w:szCs w:val="24"/>
              </w:rPr>
            </w:pPr>
          </w:p>
          <w:p w:rsidR="007F4E3E" w:rsidRPr="00C718C6" w:rsidRDefault="007F4E3E" w:rsidP="007D2970">
            <w:pPr>
              <w:spacing w:line="360" w:lineRule="auto"/>
              <w:jc w:val="both"/>
              <w:rPr>
                <w:b/>
                <w:color w:val="1F497D"/>
                <w:sz w:val="24"/>
                <w:szCs w:val="24"/>
              </w:rPr>
            </w:pPr>
          </w:p>
          <w:p w:rsidR="00636E4C" w:rsidRPr="00C718C6" w:rsidRDefault="00636E4C" w:rsidP="00636E4C">
            <w:pPr>
              <w:spacing w:line="360" w:lineRule="auto"/>
              <w:jc w:val="both"/>
              <w:rPr>
                <w:b/>
                <w:color w:val="1F497D"/>
                <w:sz w:val="24"/>
                <w:szCs w:val="24"/>
              </w:rPr>
            </w:pPr>
            <w:r w:rsidRPr="00C718C6">
              <w:rPr>
                <w:b/>
                <w:color w:val="1F497D"/>
                <w:sz w:val="24"/>
                <w:szCs w:val="24"/>
              </w:rPr>
              <w:t>In the meeting</w:t>
            </w:r>
          </w:p>
          <w:p w:rsidR="007F4E3E" w:rsidRPr="00C718C6" w:rsidRDefault="007F4E3E" w:rsidP="007D2970">
            <w:pPr>
              <w:spacing w:line="360" w:lineRule="auto"/>
              <w:jc w:val="both"/>
              <w:rPr>
                <w:b/>
                <w:color w:val="1F497D"/>
                <w:sz w:val="24"/>
                <w:szCs w:val="24"/>
              </w:rPr>
            </w:pPr>
          </w:p>
          <w:p w:rsidR="00636E4C" w:rsidRPr="00C718C6" w:rsidRDefault="00636E4C" w:rsidP="00636E4C">
            <w:pPr>
              <w:spacing w:line="360" w:lineRule="auto"/>
              <w:jc w:val="both"/>
              <w:rPr>
                <w:b/>
                <w:color w:val="1F497D"/>
                <w:sz w:val="24"/>
                <w:szCs w:val="24"/>
              </w:rPr>
            </w:pPr>
            <w:r w:rsidRPr="00C718C6">
              <w:rPr>
                <w:b/>
                <w:color w:val="1F497D"/>
                <w:sz w:val="24"/>
                <w:szCs w:val="24"/>
              </w:rPr>
              <w:t>In the meeting</w:t>
            </w:r>
          </w:p>
          <w:p w:rsidR="007D2970" w:rsidRPr="00C718C6" w:rsidRDefault="007D2970" w:rsidP="007D2970">
            <w:pPr>
              <w:spacing w:line="360" w:lineRule="auto"/>
              <w:jc w:val="both"/>
              <w:rPr>
                <w:b/>
                <w:color w:val="1F497D"/>
                <w:sz w:val="24"/>
                <w:szCs w:val="24"/>
              </w:rPr>
            </w:pPr>
          </w:p>
          <w:p w:rsidR="007F4E3E" w:rsidRPr="00C718C6" w:rsidRDefault="007F4E3E" w:rsidP="007D2970">
            <w:pPr>
              <w:spacing w:line="360" w:lineRule="auto"/>
              <w:jc w:val="both"/>
              <w:rPr>
                <w:b/>
                <w:color w:val="1F497D"/>
                <w:sz w:val="24"/>
                <w:szCs w:val="24"/>
              </w:rPr>
            </w:pPr>
          </w:p>
          <w:p w:rsidR="007D2970"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20352" behindDoc="0" locked="0" layoutInCell="1" allowOverlap="1">
                      <wp:simplePos x="0" y="0"/>
                      <wp:positionH relativeFrom="column">
                        <wp:posOffset>-68580</wp:posOffset>
                      </wp:positionH>
                      <wp:positionV relativeFrom="paragraph">
                        <wp:posOffset>-186690</wp:posOffset>
                      </wp:positionV>
                      <wp:extent cx="1447800" cy="0"/>
                      <wp:effectExtent l="7620" t="11430" r="11430" b="7620"/>
                      <wp:wrapNone/>
                      <wp:docPr id="4"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F5E432" id="Line 117" o:spid="_x0000_s1026" style="position:absolute;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4.7pt" to="108.6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sT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"/>
                  </w:pict>
                </mc:Fallback>
              </mc:AlternateContent>
            </w:r>
            <w:r w:rsidR="00636E4C" w:rsidRPr="00C718C6">
              <w:rPr>
                <w:b/>
                <w:color w:val="1F497D"/>
                <w:sz w:val="24"/>
                <w:szCs w:val="24"/>
              </w:rPr>
              <w:t>Complete documents</w:t>
            </w:r>
          </w:p>
          <w:p w:rsidR="00091AEC" w:rsidRPr="00C718C6" w:rsidRDefault="00091AEC" w:rsidP="007D2970">
            <w:pPr>
              <w:spacing w:line="360" w:lineRule="auto"/>
              <w:jc w:val="both"/>
              <w:rPr>
                <w:b/>
                <w:color w:val="1F497D"/>
                <w:sz w:val="24"/>
                <w:szCs w:val="24"/>
              </w:rPr>
            </w:pPr>
          </w:p>
          <w:p w:rsidR="00091AEC" w:rsidRPr="00C718C6" w:rsidRDefault="00091AEC" w:rsidP="007D2970">
            <w:pPr>
              <w:spacing w:line="360" w:lineRule="auto"/>
              <w:jc w:val="both"/>
              <w:rPr>
                <w:b/>
                <w:color w:val="1F497D"/>
                <w:sz w:val="24"/>
                <w:szCs w:val="24"/>
              </w:rPr>
            </w:pPr>
          </w:p>
          <w:p w:rsidR="00091AEC" w:rsidRPr="00C718C6" w:rsidRDefault="00091AEC" w:rsidP="007D2970">
            <w:pPr>
              <w:spacing w:line="360" w:lineRule="auto"/>
              <w:jc w:val="both"/>
              <w:rPr>
                <w:b/>
                <w:color w:val="1F497D"/>
                <w:sz w:val="24"/>
                <w:szCs w:val="24"/>
              </w:rPr>
            </w:pPr>
          </w:p>
          <w:p w:rsidR="00091AEC" w:rsidRPr="00C718C6" w:rsidRDefault="00091AEC" w:rsidP="007D2970">
            <w:pPr>
              <w:spacing w:line="360" w:lineRule="auto"/>
              <w:jc w:val="both"/>
              <w:rPr>
                <w:b/>
                <w:color w:val="1F497D"/>
                <w:sz w:val="24"/>
                <w:szCs w:val="24"/>
              </w:rPr>
            </w:pPr>
          </w:p>
          <w:p w:rsidR="007D2970" w:rsidRPr="00C718C6" w:rsidRDefault="00636E4C" w:rsidP="007D2970">
            <w:pPr>
              <w:spacing w:line="360" w:lineRule="auto"/>
              <w:jc w:val="both"/>
              <w:rPr>
                <w:b/>
                <w:color w:val="1F497D"/>
                <w:sz w:val="24"/>
                <w:szCs w:val="24"/>
              </w:rPr>
            </w:pPr>
            <w:r w:rsidRPr="00C718C6">
              <w:rPr>
                <w:b/>
                <w:color w:val="1F497D"/>
                <w:sz w:val="24"/>
                <w:szCs w:val="24"/>
              </w:rPr>
              <w:t>Completed documents</w:t>
            </w:r>
          </w:p>
          <w:p w:rsidR="00091AEC" w:rsidRPr="00C718C6" w:rsidRDefault="00212C3D" w:rsidP="007D2970">
            <w:pPr>
              <w:spacing w:line="360" w:lineRule="auto"/>
              <w:jc w:val="both"/>
              <w:rPr>
                <w:b/>
                <w:color w:val="1F497D"/>
                <w:sz w:val="24"/>
                <w:szCs w:val="24"/>
              </w:rPr>
            </w:pPr>
            <w:r w:rsidRPr="00C718C6">
              <w:rPr>
                <w:b/>
                <w:noProof/>
                <w:color w:val="1F497D"/>
                <w:sz w:val="24"/>
                <w:szCs w:val="24"/>
                <w:lang w:eastAsia="ko-KR"/>
              </w:rPr>
              <mc:AlternateContent>
                <mc:Choice Requires="wps">
                  <w:drawing>
                    <wp:anchor distT="0" distB="0" distL="114300" distR="114300" simplePos="0" relativeHeight="251627520" behindDoc="0" locked="0" layoutInCell="1" allowOverlap="1">
                      <wp:simplePos x="0" y="0"/>
                      <wp:positionH relativeFrom="column">
                        <wp:posOffset>-61595</wp:posOffset>
                      </wp:positionH>
                      <wp:positionV relativeFrom="paragraph">
                        <wp:posOffset>89535</wp:posOffset>
                      </wp:positionV>
                      <wp:extent cx="1447800" cy="0"/>
                      <wp:effectExtent l="5080" t="9525" r="13970" b="9525"/>
                      <wp:wrapNone/>
                      <wp:docPr id="3"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75E69A" id="Line 137" o:spid="_x0000_s1026" style="position:absolute;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pt,7.05pt" to="109.1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vlIFAIAACo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"/>
                  </w:pict>
                </mc:Fallback>
              </mc:AlternateContent>
            </w:r>
          </w:p>
          <w:p w:rsidR="007D2970" w:rsidRPr="00C718C6" w:rsidRDefault="00636E4C" w:rsidP="007D2970">
            <w:pPr>
              <w:spacing w:line="360" w:lineRule="auto"/>
              <w:jc w:val="both"/>
              <w:rPr>
                <w:b/>
                <w:color w:val="1F497D"/>
                <w:sz w:val="24"/>
                <w:szCs w:val="24"/>
              </w:rPr>
            </w:pPr>
            <w:r w:rsidRPr="00C718C6">
              <w:rPr>
                <w:b/>
                <w:color w:val="1F497D"/>
                <w:sz w:val="24"/>
                <w:szCs w:val="24"/>
              </w:rPr>
              <w:t>Completed documents</w:t>
            </w:r>
          </w:p>
          <w:p w:rsidR="007D2970" w:rsidRPr="00C718C6" w:rsidRDefault="00636E4C" w:rsidP="007D2970">
            <w:pPr>
              <w:spacing w:line="360" w:lineRule="auto"/>
              <w:jc w:val="both"/>
              <w:rPr>
                <w:b/>
                <w:color w:val="1F497D"/>
                <w:sz w:val="24"/>
                <w:szCs w:val="24"/>
              </w:rPr>
            </w:pPr>
            <w:r w:rsidRPr="00C718C6">
              <w:rPr>
                <w:b/>
                <w:color w:val="1F497D"/>
                <w:sz w:val="24"/>
                <w:szCs w:val="24"/>
              </w:rPr>
              <w:t>Seal</w:t>
            </w:r>
          </w:p>
          <w:p w:rsidR="007D2970" w:rsidRPr="00C718C6" w:rsidRDefault="00636E4C" w:rsidP="007D2970">
            <w:pPr>
              <w:spacing w:line="360" w:lineRule="auto"/>
              <w:jc w:val="both"/>
              <w:rPr>
                <w:b/>
                <w:color w:val="1F497D"/>
                <w:sz w:val="24"/>
                <w:szCs w:val="24"/>
              </w:rPr>
            </w:pPr>
            <w:r w:rsidRPr="00C718C6">
              <w:rPr>
                <w:b/>
                <w:color w:val="1F497D"/>
                <w:sz w:val="24"/>
                <w:szCs w:val="24"/>
              </w:rPr>
              <w:t>Document distribution form</w:t>
            </w:r>
          </w:p>
          <w:p w:rsidR="00091AEC" w:rsidRPr="00C718C6" w:rsidRDefault="00636E4C" w:rsidP="007D2970">
            <w:pPr>
              <w:spacing w:line="360" w:lineRule="auto"/>
              <w:jc w:val="both"/>
              <w:rPr>
                <w:b/>
                <w:color w:val="1F497D"/>
                <w:sz w:val="24"/>
                <w:szCs w:val="24"/>
              </w:rPr>
            </w:pPr>
            <w:r w:rsidRPr="00C718C6">
              <w:rPr>
                <w:b/>
                <w:color w:val="1F497D"/>
                <w:sz w:val="24"/>
                <w:szCs w:val="24"/>
              </w:rPr>
              <w:t>List of documents</w:t>
            </w:r>
          </w:p>
          <w:p w:rsidR="00636E4C" w:rsidRPr="00C718C6" w:rsidRDefault="00636E4C" w:rsidP="007D2970">
            <w:pPr>
              <w:spacing w:line="360" w:lineRule="auto"/>
              <w:jc w:val="both"/>
              <w:rPr>
                <w:b/>
                <w:color w:val="1F497D"/>
                <w:sz w:val="24"/>
                <w:szCs w:val="24"/>
              </w:rPr>
            </w:pPr>
          </w:p>
          <w:p w:rsidR="007D2970" w:rsidRPr="00C718C6" w:rsidRDefault="00F3428A" w:rsidP="00F3428A">
            <w:pPr>
              <w:spacing w:line="360" w:lineRule="auto"/>
              <w:rPr>
                <w:b/>
                <w:color w:val="1F497D"/>
                <w:sz w:val="24"/>
                <w:szCs w:val="24"/>
              </w:rPr>
            </w:pPr>
            <w:r>
              <w:rPr>
                <w:b/>
                <w:color w:val="1F497D"/>
                <w:sz w:val="24"/>
                <w:szCs w:val="24"/>
              </w:rPr>
              <w:t xml:space="preserve">The </w:t>
            </w:r>
            <w:r w:rsidR="00636E4C" w:rsidRPr="00C718C6">
              <w:rPr>
                <w:b/>
                <w:color w:val="1F497D"/>
                <w:sz w:val="24"/>
                <w:szCs w:val="24"/>
              </w:rPr>
              <w:t>above documents</w:t>
            </w:r>
          </w:p>
        </w:tc>
      </w:tr>
    </w:tbl>
    <w:p w:rsidR="007D2970" w:rsidRPr="005B1DDB" w:rsidRDefault="005B1DDB" w:rsidP="007D2970">
      <w:pPr>
        <w:spacing w:before="120" w:line="360" w:lineRule="auto"/>
        <w:jc w:val="both"/>
        <w:rPr>
          <w:b/>
          <w:bCs/>
          <w:sz w:val="24"/>
          <w:szCs w:val="24"/>
          <w:lang w:val="de-DE"/>
        </w:rPr>
      </w:pPr>
      <w:r w:rsidRPr="003B526F">
        <w:rPr>
          <w:b/>
          <w:bCs/>
          <w:sz w:val="24"/>
          <w:szCs w:val="24"/>
          <w:lang w:val="de-DE"/>
        </w:rPr>
        <w:lastRenderedPageBreak/>
        <w:t xml:space="preserve">5.1.2 </w:t>
      </w:r>
      <w:r w:rsidRPr="002F2F07">
        <w:rPr>
          <w:b/>
          <w:bCs/>
          <w:i/>
          <w:sz w:val="24"/>
          <w:szCs w:val="24"/>
          <w:lang w:val="de-DE"/>
        </w:rPr>
        <w:t>외부에서 문서 관리</w:t>
      </w:r>
      <w:r>
        <w:rPr>
          <w:b/>
          <w:bCs/>
          <w:i/>
          <w:sz w:val="24"/>
          <w:szCs w:val="24"/>
          <w:lang w:val="de-DE"/>
        </w:rPr>
        <w:t xml:space="preserve"> /</w:t>
      </w:r>
      <w:r w:rsidR="007D2970" w:rsidRPr="005B1DDB">
        <w:rPr>
          <w:b/>
          <w:bCs/>
          <w:color w:val="1F497D"/>
          <w:sz w:val="24"/>
          <w:szCs w:val="24"/>
          <w:lang w:val="fr-FR"/>
        </w:rPr>
        <w:t xml:space="preserve"> </w:t>
      </w:r>
      <w:r w:rsidR="00636E4C" w:rsidRPr="005B1DDB">
        <w:rPr>
          <w:b/>
          <w:bCs/>
          <w:i/>
          <w:color w:val="1F497D"/>
          <w:sz w:val="24"/>
          <w:szCs w:val="24"/>
          <w:lang w:val="fr-FR"/>
        </w:rPr>
        <w:t>External document control</w:t>
      </w:r>
      <w:r w:rsidR="007D2970" w:rsidRPr="005B1DDB">
        <w:rPr>
          <w:b/>
          <w:bCs/>
          <w:i/>
          <w:color w:val="1F497D"/>
          <w:sz w:val="24"/>
          <w:szCs w:val="24"/>
          <w:lang w:val="fr-FR"/>
        </w:rPr>
        <w:t>:</w:t>
      </w:r>
    </w:p>
    <w:p w:rsidR="005B1DDB" w:rsidRPr="00747110" w:rsidRDefault="005B1DDB" w:rsidP="005B1DDB">
      <w:pPr>
        <w:numPr>
          <w:ilvl w:val="0"/>
          <w:numId w:val="6"/>
        </w:numPr>
        <w:tabs>
          <w:tab w:val="clear" w:pos="1080"/>
          <w:tab w:val="num" w:pos="720"/>
          <w:tab w:val="left" w:pos="2127"/>
        </w:tabs>
        <w:spacing w:line="360" w:lineRule="auto"/>
        <w:ind w:left="720"/>
        <w:jc w:val="both"/>
        <w:rPr>
          <w:sz w:val="24"/>
          <w:szCs w:val="24"/>
          <w:lang w:val="de-DE"/>
        </w:rPr>
      </w:pPr>
      <w:r w:rsidRPr="00747110">
        <w:rPr>
          <w:sz w:val="24"/>
          <w:szCs w:val="24"/>
          <w:lang w:val="de-DE"/>
        </w:rPr>
        <w:t>외부 문서 제어 표시에 따라 섹션 4.2 의 이 문서;</w:t>
      </w:r>
    </w:p>
    <w:p w:rsidR="00910490" w:rsidRPr="00C718C6" w:rsidRDefault="00910490" w:rsidP="00910490">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Seal of controlling external documents according to section 4.2 herein;</w:t>
      </w:r>
    </w:p>
    <w:p w:rsidR="005B1DDB" w:rsidRPr="001E4534" w:rsidRDefault="005B1DDB" w:rsidP="005B1DDB">
      <w:pPr>
        <w:numPr>
          <w:ilvl w:val="0"/>
          <w:numId w:val="6"/>
        </w:numPr>
        <w:tabs>
          <w:tab w:val="clear" w:pos="1080"/>
          <w:tab w:val="num" w:pos="720"/>
          <w:tab w:val="left" w:pos="2127"/>
        </w:tabs>
        <w:spacing w:line="360" w:lineRule="auto"/>
        <w:ind w:left="720"/>
        <w:jc w:val="both"/>
        <w:rPr>
          <w:sz w:val="24"/>
          <w:szCs w:val="24"/>
          <w:lang w:val="de-DE"/>
        </w:rPr>
      </w:pPr>
      <w:r w:rsidRPr="001E4534">
        <w:rPr>
          <w:sz w:val="24"/>
          <w:szCs w:val="24"/>
          <w:lang w:val="de-DE"/>
        </w:rPr>
        <w:t>외부 문서 통제: 외부 문서를 수신 및 사용하는 부서는 외부 문서 목록을 수립해야 합니다.</w:t>
      </w:r>
      <w:hyperlink r:id="rId10" w:history="1">
        <w:r w:rsidRPr="00E53C2E">
          <w:rPr>
            <w:rStyle w:val="Hyperlink"/>
            <w:sz w:val="24"/>
            <w:szCs w:val="24"/>
            <w:lang w:val="de-DE"/>
          </w:rPr>
          <w:t/>
        </w:r>
      </w:hyperlink>
      <w:r w:rsidRPr="001E4534">
        <w:rPr>
          <w:sz w:val="24"/>
          <w:szCs w:val="24"/>
          <w:lang w:val="de-DE"/>
        </w:rPr>
      </w:r>
    </w:p>
    <w:p w:rsidR="00910490" w:rsidRPr="00C718C6" w:rsidRDefault="00910490" w:rsidP="00910490">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Control of external documents: Units receiving and using external documents shall make a </w:t>
      </w:r>
      <w:r w:rsidRPr="00C718C6">
        <w:rPr>
          <w:rStyle w:val="Hyperlink"/>
          <w:color w:val="1F497D"/>
          <w:sz w:val="24"/>
        </w:rPr>
        <w:t>list of external documents</w:t>
      </w:r>
      <w:r w:rsidRPr="00C718C6">
        <w:rPr>
          <w:color w:val="1F497D"/>
          <w:sz w:val="24"/>
          <w:szCs w:val="24"/>
        </w:rPr>
        <w:t>.</w:t>
      </w:r>
    </w:p>
    <w:p w:rsidR="007D2970" w:rsidRPr="00C718C6" w:rsidRDefault="005B1DDB" w:rsidP="007D2970">
      <w:pPr>
        <w:spacing w:before="120" w:line="360" w:lineRule="auto"/>
        <w:jc w:val="both"/>
        <w:rPr>
          <w:b/>
          <w:bCs/>
          <w:i/>
          <w:iCs/>
          <w:color w:val="1F497D"/>
          <w:sz w:val="24"/>
          <w:szCs w:val="24"/>
        </w:rPr>
      </w:pPr>
      <w:r w:rsidRPr="001E4534">
        <w:rPr>
          <w:b/>
          <w:bCs/>
          <w:i/>
          <w:iCs/>
          <w:sz w:val="24"/>
          <w:szCs w:val="24"/>
          <w:lang w:val="de-DE"/>
        </w:rPr>
        <w:t>5.2 문서 표현 형식</w:t>
      </w:r>
      <w:r>
        <w:rPr>
          <w:b/>
          <w:bCs/>
          <w:i/>
          <w:iCs/>
          <w:sz w:val="24"/>
          <w:szCs w:val="24"/>
          <w:lang w:val="de-DE"/>
        </w:rPr>
        <w:t>u /</w:t>
      </w:r>
      <w:r w:rsidR="007D2970" w:rsidRPr="00C718C6">
        <w:rPr>
          <w:b/>
          <w:bCs/>
          <w:i/>
          <w:iCs/>
          <w:color w:val="1F497D"/>
          <w:sz w:val="24"/>
          <w:szCs w:val="24"/>
        </w:rPr>
        <w:t xml:space="preserve"> </w:t>
      </w:r>
      <w:r w:rsidR="00910490" w:rsidRPr="00C718C6">
        <w:rPr>
          <w:b/>
          <w:bCs/>
          <w:i/>
          <w:iCs/>
          <w:color w:val="1F497D"/>
          <w:sz w:val="24"/>
          <w:szCs w:val="24"/>
        </w:rPr>
        <w:t>Presentation methods</w:t>
      </w:r>
      <w:r w:rsidR="007D2970" w:rsidRPr="00C718C6">
        <w:rPr>
          <w:b/>
          <w:bCs/>
          <w:i/>
          <w:iCs/>
          <w:color w:val="1F497D"/>
          <w:sz w:val="24"/>
          <w:szCs w:val="24"/>
        </w:rPr>
        <w:t>:</w:t>
      </w:r>
    </w:p>
    <w:p w:rsidR="000F471F" w:rsidRPr="001E4534" w:rsidRDefault="000F471F" w:rsidP="000F471F">
      <w:pPr>
        <w:spacing w:line="360" w:lineRule="auto"/>
        <w:ind w:firstLine="360"/>
        <w:jc w:val="both"/>
        <w:rPr>
          <w:sz w:val="24"/>
          <w:szCs w:val="24"/>
          <w:lang w:val="de-DE"/>
        </w:rPr>
      </w:pPr>
      <w:r w:rsidRPr="001E4534">
        <w:rPr>
          <w:sz w:val="24"/>
          <w:szCs w:val="24"/>
          <w:lang w:val="de-DE"/>
        </w:rPr>
        <w:t>명시된 절차는 이 문서의 1페이지와 2페이지에 나와 있습니다.</w:t>
      </w:r>
    </w:p>
    <w:p w:rsidR="00910490" w:rsidRPr="00C718C6" w:rsidRDefault="00910490" w:rsidP="00910490">
      <w:pPr>
        <w:spacing w:line="360" w:lineRule="auto"/>
        <w:ind w:firstLine="360"/>
        <w:jc w:val="both"/>
        <w:rPr>
          <w:color w:val="1F497D"/>
          <w:sz w:val="24"/>
          <w:szCs w:val="24"/>
        </w:rPr>
      </w:pPr>
      <w:r w:rsidRPr="00C718C6">
        <w:rPr>
          <w:color w:val="1F497D"/>
          <w:sz w:val="24"/>
          <w:szCs w:val="24"/>
        </w:rPr>
        <w:t>The procedures specified are described as pages 1 and 2 of this document.</w:t>
      </w:r>
    </w:p>
    <w:p w:rsidR="000F471F" w:rsidRPr="003B526F" w:rsidRDefault="000F471F" w:rsidP="000F471F">
      <w:pPr>
        <w:spacing w:line="360" w:lineRule="auto"/>
        <w:ind w:firstLine="360"/>
        <w:jc w:val="both"/>
        <w:rPr>
          <w:sz w:val="24"/>
          <w:szCs w:val="24"/>
          <w:lang w:val="it-IT"/>
        </w:rPr>
      </w:pPr>
      <w:r>
        <w:rPr>
          <w:sz w:val="24"/>
          <w:szCs w:val="24"/>
          <w:lang w:val="it-IT"/>
        </w:rPr>
        <w:t>있음/있다 양식 3</w:t>
      </w:r>
      <w:r w:rsidRPr="003B526F">
        <w:rPr>
          <w:sz w:val="24"/>
          <w:szCs w:val="24"/>
          <w:lang w:val="it-IT"/>
        </w:rPr>
        <w:t>유형:</w:t>
      </w:r>
    </w:p>
    <w:p w:rsidR="00910490" w:rsidRPr="00C718C6" w:rsidRDefault="00910490" w:rsidP="00910490">
      <w:pPr>
        <w:spacing w:line="360" w:lineRule="auto"/>
        <w:ind w:firstLine="360"/>
        <w:jc w:val="both"/>
        <w:rPr>
          <w:color w:val="1F497D"/>
          <w:sz w:val="24"/>
          <w:szCs w:val="24"/>
        </w:rPr>
      </w:pPr>
      <w:r w:rsidRPr="00C718C6">
        <w:rPr>
          <w:color w:val="1F497D"/>
          <w:sz w:val="24"/>
          <w:szCs w:val="24"/>
        </w:rPr>
        <w:t>There are 3 types of forms:</w:t>
      </w:r>
    </w:p>
    <w:p w:rsidR="000F471F" w:rsidRDefault="000F471F" w:rsidP="000F471F">
      <w:pPr>
        <w:numPr>
          <w:ilvl w:val="0"/>
          <w:numId w:val="6"/>
        </w:numPr>
        <w:tabs>
          <w:tab w:val="clear" w:pos="1080"/>
          <w:tab w:val="num" w:pos="720"/>
          <w:tab w:val="left" w:pos="2127"/>
        </w:tabs>
        <w:spacing w:line="360" w:lineRule="auto"/>
        <w:ind w:left="720"/>
        <w:jc w:val="both"/>
        <w:rPr>
          <w:sz w:val="24"/>
          <w:szCs w:val="24"/>
          <w:lang w:val="it-IT"/>
        </w:rPr>
      </w:pPr>
      <w:r w:rsidRPr="003B526F">
        <w:rPr>
          <w:sz w:val="24"/>
          <w:szCs w:val="24"/>
          <w:lang w:val="it-IT"/>
        </w:rPr>
        <w:t>해당 조직 단위들에게 현재 문서 상태 관리 양식과 문서 형식 지침에 따른 주요 조치 텍스트를 배포합니다(3항 참조).</w:t>
      </w:r>
      <w:r>
        <w:rPr>
          <w:sz w:val="24"/>
          <w:szCs w:val="24"/>
          <w:lang w:val="it-IT"/>
        </w:rPr>
      </w:r>
      <w:r w:rsidRPr="003B526F">
        <w:rPr>
          <w:sz w:val="24"/>
          <w:szCs w:val="24"/>
          <w:lang w:val="it-IT"/>
        </w:rPr>
      </w:r>
      <w:r>
        <w:rPr>
          <w:sz w:val="24"/>
          <w:szCs w:val="24"/>
          <w:lang w:val="it-IT"/>
        </w:rPr>
      </w:r>
      <w:r w:rsidRPr="003B526F">
        <w:rPr>
          <w:sz w:val="24"/>
          <w:szCs w:val="24"/>
          <w:lang w:val="it-IT"/>
        </w:rPr>
      </w:r>
      <w:r>
        <w:rPr>
          <w:sz w:val="24"/>
          <w:szCs w:val="24"/>
          <w:lang w:val="it-IT"/>
        </w:rPr>
      </w:r>
      <w:r w:rsidRPr="003B526F">
        <w:rPr>
          <w:sz w:val="24"/>
          <w:szCs w:val="24"/>
          <w:lang w:val="it-IT"/>
        </w:rPr>
      </w:r>
      <w:r>
        <w:rPr>
          <w:sz w:val="24"/>
          <w:szCs w:val="24"/>
          <w:lang w:val="it-IT"/>
        </w:rPr>
      </w:r>
      <w:r w:rsidRPr="003B526F">
        <w:rPr>
          <w:sz w:val="24"/>
          <w:szCs w:val="24"/>
          <w:lang w:val="it-IT"/>
        </w:rPr>
      </w:r>
      <w:r>
        <w:rPr>
          <w:sz w:val="24"/>
          <w:szCs w:val="24"/>
          <w:lang w:val="it-IT"/>
        </w:rPr>
      </w:r>
      <w:hyperlink w:anchor="thethucvb" w:history="1">
        <w:r w:rsidRPr="00C967D6">
          <w:rPr>
            <w:rStyle w:val="Hyperlink"/>
            <w:sz w:val="24"/>
            <w:szCs w:val="24"/>
            <w:lang w:val="it-IT"/>
          </w:rPr>
          <w:t>m에</w:t>
        </w:r>
        <w:r w:rsidRPr="00C967D6">
          <w:rPr>
            <w:rStyle w:val="Hyperlink"/>
            <w:sz w:val="24"/>
            <w:szCs w:val="24"/>
            <w:lang w:val="it-IT"/>
          </w:rPr>
          <w:t>독</w:t>
        </w:r>
        <w:r w:rsidRPr="00C967D6">
          <w:rPr>
            <w:rStyle w:val="Hyperlink"/>
            <w:sz w:val="24"/>
            <w:szCs w:val="24"/>
            <w:lang w:val="it-IT"/>
          </w:rPr>
          <w:t>c 3</w:t>
        </w:r>
      </w:hyperlink>
      <w:r>
        <w:rPr>
          <w:sz w:val="24"/>
          <w:szCs w:val="24"/>
          <w:lang w:val="it-IT"/>
        </w:rPr>
      </w:r>
      <w:r w:rsidRPr="003B526F">
        <w:rPr>
          <w:sz w:val="24"/>
          <w:szCs w:val="24"/>
          <w:lang w:val="it-IT"/>
        </w:rPr>
      </w:r>
    </w:p>
    <w:p w:rsidR="00910490" w:rsidRPr="00C718C6" w:rsidRDefault="00910490" w:rsidP="00910490">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For administrative documents sent to the State management agencies: presented according to the guidance of document procedures (</w:t>
      </w:r>
      <w:r w:rsidRPr="00C718C6">
        <w:rPr>
          <w:rStyle w:val="Hyperlink"/>
          <w:color w:val="1F497D"/>
          <w:sz w:val="22"/>
        </w:rPr>
        <w:t>in Section 3</w:t>
      </w:r>
      <w:r w:rsidRPr="00C718C6">
        <w:rPr>
          <w:color w:val="1F497D"/>
          <w:sz w:val="24"/>
          <w:szCs w:val="24"/>
        </w:rPr>
        <w:t>);</w:t>
      </w:r>
    </w:p>
    <w:p w:rsidR="000F471F" w:rsidRPr="003B526F" w:rsidRDefault="000F471F" w:rsidP="000F471F">
      <w:pPr>
        <w:numPr>
          <w:ilvl w:val="0"/>
          <w:numId w:val="6"/>
        </w:numPr>
        <w:tabs>
          <w:tab w:val="clear" w:pos="1080"/>
          <w:tab w:val="num" w:pos="720"/>
          <w:tab w:val="left" w:pos="2127"/>
        </w:tabs>
        <w:spacing w:line="360" w:lineRule="auto"/>
        <w:ind w:left="720"/>
        <w:jc w:val="both"/>
        <w:rPr>
          <w:sz w:val="24"/>
          <w:szCs w:val="24"/>
          <w:lang w:val="it-IT"/>
        </w:rPr>
      </w:pPr>
      <w:r w:rsidRPr="003B526F">
        <w:rPr>
          <w:sz w:val="24"/>
          <w:szCs w:val="24"/>
          <w:lang w:val="it-IT"/>
        </w:rPr>
        <w:t>함께/로를 위해</w:t>
      </w:r>
      <w:r>
        <w:rPr>
          <w:sz w:val="24"/>
          <w:szCs w:val="24"/>
          <w:lang w:val="it-IT"/>
        </w:rPr>
        <w:t>텍스트</w:t>
      </w:r>
      <w:r w:rsidRPr="003B526F">
        <w:rPr>
          <w:sz w:val="24"/>
          <w:szCs w:val="24"/>
          <w:lang w:val="it-IT"/>
        </w:rPr>
        <w:t>보내다 각/모든</w:t>
      </w:r>
      <w:r w:rsidRPr="00B5726B">
        <w:rPr>
          <w:sz w:val="24"/>
          <w:szCs w:val="24"/>
          <w:lang w:val="it-IT"/>
        </w:rPr>
        <w:t>에 대한</w:t>
      </w:r>
      <w:r>
        <w:rPr>
          <w:sz w:val="24"/>
          <w:szCs w:val="24"/>
          <w:lang w:val="it-IT"/>
        </w:rPr>
        <w:t xml:space="preserve"> t</w:t>
      </w:r>
      <w:r w:rsidRPr="00B5726B">
        <w:rPr>
          <w:sz w:val="24"/>
          <w:szCs w:val="24"/>
          <w:lang w:val="it-IT"/>
        </w:rPr>
        <w:t>악</w:t>
      </w:r>
      <w:r>
        <w:rPr>
          <w:sz w:val="24"/>
          <w:szCs w:val="24"/>
          <w:lang w:val="it-IT"/>
        </w:rPr>
        <w:t xml:space="preserve"> c</w:t>
      </w:r>
      <w:r w:rsidRPr="00B5726B">
        <w:rPr>
          <w:sz w:val="24"/>
          <w:szCs w:val="24"/>
          <w:lang w:val="it-IT"/>
        </w:rPr>
        <w:t>윽</w:t>
      </w:r>
      <w:r>
        <w:rPr>
          <w:sz w:val="24"/>
          <w:szCs w:val="24"/>
          <w:lang w:val="it-IT"/>
        </w:rPr>
        <w:t xml:space="preserve"> 회사 tr</w:t>
      </w:r>
      <w:r w:rsidRPr="00B5726B">
        <w:rPr>
          <w:sz w:val="24"/>
          <w:szCs w:val="24"/>
          <w:lang w:val="it-IT"/>
        </w:rPr>
        <w:t>ㅎ</w:t>
      </w:r>
      <w:r>
        <w:rPr>
          <w:sz w:val="24"/>
          <w:szCs w:val="24"/>
          <w:lang w:val="it-IT"/>
        </w:rPr>
        <w:t xml:space="preserve"> b</w:t>
      </w:r>
      <w:r w:rsidRPr="00B5726B">
        <w:rPr>
          <w:sz w:val="24"/>
          <w:szCs w:val="24"/>
          <w:lang w:val="it-IT"/>
        </w:rPr>
        <w:t>아</w:t>
      </w:r>
      <w:r>
        <w:rPr>
          <w:sz w:val="24"/>
          <w:szCs w:val="24"/>
          <w:lang w:val="it-IT"/>
        </w:rPr>
        <w:t>y theo m</w:t>
      </w:r>
      <w:r w:rsidRPr="00B5726B">
        <w:rPr>
          <w:sz w:val="24"/>
          <w:szCs w:val="24"/>
          <w:lang w:val="it-IT"/>
        </w:rPr>
        <w:t>윽</w:t>
      </w:r>
      <w:r>
        <w:rPr>
          <w:sz w:val="24"/>
          <w:szCs w:val="24"/>
          <w:lang w:val="it-IT"/>
        </w:rPr>
        <w:t xml:space="preserve"> v</w:t>
      </w:r>
      <w:r w:rsidRPr="00B5726B">
        <w:rPr>
          <w:sz w:val="24"/>
          <w:szCs w:val="24"/>
          <w:lang w:val="it-IT"/>
        </w:rPr>
        <w:t>아</w:t>
      </w:r>
      <w:r>
        <w:rPr>
          <w:sz w:val="24"/>
          <w:szCs w:val="24"/>
          <w:lang w:val="it-IT"/>
        </w:rPr>
        <w:t>n b</w:t>
      </w:r>
      <w:r w:rsidRPr="00B5726B">
        <w:rPr>
          <w:sz w:val="24"/>
          <w:szCs w:val="24"/>
          <w:lang w:val="it-IT"/>
        </w:rPr>
        <w:t>안</w:t>
      </w:r>
      <w:r>
        <w:rPr>
          <w:sz w:val="24"/>
          <w:szCs w:val="24"/>
          <w:lang w:val="it-IT"/>
        </w:rPr>
        <w:t xml:space="preserve"> c</w:t>
      </w:r>
      <w:r w:rsidRPr="00B5726B">
        <w:rPr>
          <w:sz w:val="24"/>
          <w:szCs w:val="24"/>
          <w:lang w:val="it-IT"/>
        </w:rPr>
        <w:t>아</w:t>
      </w:r>
      <w:r>
        <w:rPr>
          <w:sz w:val="24"/>
          <w:szCs w:val="24"/>
          <w:lang w:val="it-IT"/>
        </w:rPr>
        <w:t xml:space="preserve"> Logo, t</w:t>
      </w:r>
      <w:r w:rsidRPr="00B5726B">
        <w:rPr>
          <w:sz w:val="24"/>
          <w:szCs w:val="24"/>
          <w:lang w:val="it-IT"/>
        </w:rPr>
        <w:t>안녕</w:t>
      </w:r>
      <w:r>
        <w:rPr>
          <w:sz w:val="24"/>
          <w:szCs w:val="24"/>
          <w:lang w:val="it-IT"/>
        </w:rPr>
        <w:t xml:space="preserve">n, </w:t>
      </w:r>
      <w:r w:rsidRPr="00B5726B">
        <w:rPr>
          <w:sz w:val="24"/>
          <w:szCs w:val="24"/>
          <w:lang w:val="it-IT"/>
        </w:rPr>
        <w:t>땅</w:t>
      </w:r>
      <w:r>
        <w:rPr>
          <w:sz w:val="24"/>
          <w:szCs w:val="24"/>
          <w:lang w:val="it-IT"/>
        </w:rPr>
        <w:t xml:space="preserve"> ch</w:t>
      </w:r>
      <w:r w:rsidRPr="00B5726B">
        <w:rPr>
          <w:sz w:val="24"/>
          <w:szCs w:val="24"/>
          <w:lang w:val="it-IT"/>
        </w:rPr>
        <w:t>부진한</w:t>
      </w:r>
      <w:r>
        <w:rPr>
          <w:sz w:val="24"/>
          <w:szCs w:val="24"/>
          <w:lang w:val="it-IT"/>
        </w:rPr>
        <w:t>, s</w:t>
      </w:r>
      <w:r w:rsidRPr="00B5726B">
        <w:rPr>
          <w:sz w:val="24"/>
          <w:szCs w:val="24"/>
          <w:lang w:val="it-IT"/>
        </w:rPr>
        <w:t>아</w:t>
      </w:r>
      <w:r>
        <w:rPr>
          <w:sz w:val="24"/>
          <w:szCs w:val="24"/>
          <w:lang w:val="it-IT"/>
        </w:rPr>
        <w:t xml:space="preserve"> </w:t>
      </w:r>
      <w:r w:rsidRPr="00B5726B">
        <w:rPr>
          <w:sz w:val="24"/>
          <w:szCs w:val="24"/>
          <w:lang w:val="it-IT"/>
        </w:rPr>
        <w:t>디</w:t>
      </w:r>
      <w:r>
        <w:rPr>
          <w:sz w:val="24"/>
          <w:szCs w:val="24"/>
          <w:lang w:val="it-IT"/>
        </w:rPr>
        <w:t>i</w:t>
      </w:r>
      <w:r w:rsidRPr="00B5726B">
        <w:rPr>
          <w:sz w:val="24"/>
          <w:szCs w:val="24"/>
          <w:lang w:val="it-IT"/>
        </w:rPr>
        <w:t>응</w:t>
      </w:r>
      <w:r>
        <w:rPr>
          <w:sz w:val="24"/>
          <w:szCs w:val="24"/>
          <w:lang w:val="it-IT"/>
        </w:rPr>
        <w:t xml:space="preserve"> tho</w:t>
      </w:r>
      <w:r w:rsidRPr="00B5726B">
        <w:rPr>
          <w:sz w:val="24"/>
          <w:szCs w:val="24"/>
          <w:lang w:val="it-IT"/>
        </w:rPr>
        <w:t>아</w:t>
      </w:r>
      <w:r>
        <w:rPr>
          <w:sz w:val="24"/>
          <w:szCs w:val="24"/>
          <w:lang w:val="it-IT"/>
        </w:rPr>
        <w:t>, .v.v..c</w:t>
      </w:r>
      <w:r w:rsidRPr="00B5726B">
        <w:rPr>
          <w:sz w:val="24"/>
          <w:szCs w:val="24"/>
          <w:lang w:val="it-IT"/>
        </w:rPr>
        <w:t>윽</w:t>
      </w:r>
      <w:r>
        <w:rPr>
          <w:sz w:val="24"/>
          <w:szCs w:val="24"/>
          <w:lang w:val="it-IT"/>
        </w:rPr>
        <w:t xml:space="preserve"> 회사.</w:t>
      </w:r>
    </w:p>
    <w:p w:rsidR="00910490" w:rsidRPr="00C718C6" w:rsidRDefault="00910490" w:rsidP="00910490">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For documents sent to partners of the Company: presented in the form of a document containing the Company’s Logo, name, address, telephone number, etc.</w:t>
      </w:r>
    </w:p>
    <w:p w:rsidR="000F471F" w:rsidRDefault="000F471F" w:rsidP="000F471F">
      <w:pPr>
        <w:numPr>
          <w:ilvl w:val="0"/>
          <w:numId w:val="6"/>
        </w:numPr>
        <w:tabs>
          <w:tab w:val="clear" w:pos="1080"/>
          <w:tab w:val="num" w:pos="720"/>
          <w:tab w:val="left" w:pos="2127"/>
        </w:tabs>
        <w:spacing w:line="360" w:lineRule="auto"/>
        <w:ind w:left="720"/>
        <w:jc w:val="both"/>
        <w:rPr>
          <w:sz w:val="24"/>
          <w:szCs w:val="24"/>
          <w:lang w:val="it-IT"/>
        </w:rPr>
      </w:pPr>
      <w:r w:rsidRPr="003B526F">
        <w:rPr>
          <w:sz w:val="24"/>
          <w:szCs w:val="24"/>
          <w:lang w:val="it-IT"/>
        </w:rPr>
        <w:t>각/모든 활동에 사용되는 문서 및 보고서</w:t>
      </w:r>
      <w:r>
        <w:rPr>
          <w:sz w:val="24"/>
          <w:szCs w:val="24"/>
          <w:lang w:val="it-IT"/>
        </w:rPr>
        <w:t>n</w:t>
      </w:r>
      <w:r w:rsidRPr="00B5726B">
        <w:rPr>
          <w:sz w:val="24"/>
          <w:szCs w:val="24"/>
          <w:lang w:val="it-IT"/>
        </w:rPr>
        <w:t>아</w:t>
      </w:r>
      <w:r>
        <w:rPr>
          <w:sz w:val="24"/>
          <w:szCs w:val="24"/>
          <w:lang w:val="it-IT"/>
        </w:rPr>
        <w:t xml:space="preserve"> b</w:t>
      </w:r>
      <w:r w:rsidRPr="00B5726B">
        <w:rPr>
          <w:sz w:val="24"/>
          <w:szCs w:val="24"/>
          <w:lang w:val="it-IT"/>
        </w:rPr>
        <w:t>아</w:t>
      </w:r>
      <w:r>
        <w:rPr>
          <w:sz w:val="24"/>
          <w:szCs w:val="24"/>
          <w:lang w:val="it-IT"/>
        </w:rPr>
        <w:t>회사, 현재 에 따라 각/모든 양식</w:t>
      </w:r>
      <w:r w:rsidRPr="003B526F">
        <w:rPr>
          <w:sz w:val="24"/>
          <w:szCs w:val="24"/>
          <w:lang w:val="it-IT"/>
        </w:rPr>
        <w:t>규정된 각/모든 발행 절차, 하지만 필요합니다. 종이에 인쇄된 있음/있음</w:t>
      </w:r>
      <w:r>
        <w:rPr>
          <w:sz w:val="24"/>
          <w:szCs w:val="24"/>
          <w:lang w:val="it-IT"/>
        </w:rPr>
        <w:t>로고 및/와 제목, 또는 L</w:t>
      </w:r>
      <w:r w:rsidRPr="003B526F">
        <w:rPr>
          <w:sz w:val="24"/>
          <w:szCs w:val="24"/>
          <w:lang w:val="it-IT"/>
        </w:rPr>
        <w:t>오고 및/와 있음/있다 코드, 일 발행, 위해 제어.</w:t>
      </w:r>
    </w:p>
    <w:p w:rsidR="00910490" w:rsidRPr="00C718C6" w:rsidRDefault="00910490" w:rsidP="00910490">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Documents, reports used for different activities within the Company: presented in the forms prescribed in the issued procedures but need to be printed on the paper with Logo and title or Logo and code, date of issue for control.</w:t>
      </w:r>
    </w:p>
    <w:p w:rsidR="000F471F" w:rsidRDefault="000F471F" w:rsidP="000F471F">
      <w:pPr>
        <w:numPr>
          <w:ilvl w:val="0"/>
          <w:numId w:val="6"/>
        </w:numPr>
        <w:tabs>
          <w:tab w:val="clear" w:pos="1080"/>
          <w:tab w:val="num" w:pos="720"/>
          <w:tab w:val="left" w:pos="2127"/>
        </w:tabs>
        <w:spacing w:line="360" w:lineRule="auto"/>
        <w:ind w:left="720"/>
        <w:jc w:val="both"/>
        <w:rPr>
          <w:sz w:val="24"/>
          <w:szCs w:val="24"/>
          <w:lang w:val="it-IT"/>
        </w:rPr>
      </w:pPr>
      <w:r>
        <w:rPr>
          <w:sz w:val="24"/>
          <w:szCs w:val="24"/>
          <w:lang w:val="it-IT"/>
        </w:rPr>
        <w:lastRenderedPageBreak/>
        <w:t>Ghi ch</w:t>
      </w:r>
      <w:r w:rsidRPr="00F75D8B">
        <w:rPr>
          <w:sz w:val="24"/>
          <w:szCs w:val="24"/>
          <w:lang w:val="it-IT"/>
        </w:rPr>
        <w:t>윽</w:t>
      </w:r>
      <w:r>
        <w:rPr>
          <w:sz w:val="24"/>
          <w:szCs w:val="24"/>
          <w:lang w:val="it-IT"/>
        </w:rPr>
        <w:t>: 구슬 몇 개</w:t>
      </w:r>
      <w:r w:rsidRPr="00F75D8B">
        <w:rPr>
          <w:sz w:val="24"/>
          <w:szCs w:val="24"/>
          <w:lang w:val="it-IT"/>
        </w:rPr>
        <w:t>에에</w:t>
      </w:r>
      <w:r>
        <w:rPr>
          <w:sz w:val="24"/>
          <w:szCs w:val="24"/>
          <w:lang w:val="it-IT"/>
        </w:rPr>
        <w:t xml:space="preserve"> m</w:t>
      </w:r>
      <w:r w:rsidRPr="00F75D8B">
        <w:rPr>
          <w:sz w:val="24"/>
          <w:szCs w:val="24"/>
          <w:lang w:val="it-IT"/>
        </w:rPr>
        <w:t>윽</w:t>
      </w:r>
      <w:r>
        <w:rPr>
          <w:sz w:val="24"/>
          <w:szCs w:val="24"/>
          <w:lang w:val="it-IT"/>
        </w:rPr>
        <w:t xml:space="preserve"> 있음/있다 v</w:t>
      </w:r>
      <w:r w:rsidRPr="00F75D8B">
        <w:rPr>
          <w:sz w:val="24"/>
          <w:szCs w:val="24"/>
          <w:lang w:val="it-IT"/>
        </w:rPr>
        <w:t>똥</w:t>
      </w:r>
      <w:r>
        <w:rPr>
          <w:sz w:val="24"/>
          <w:szCs w:val="24"/>
          <w:lang w:val="it-IT"/>
        </w:rPr>
        <w:t xml:space="preserve"> tr</w:t>
      </w:r>
      <w:r w:rsidRPr="00F75D8B">
        <w:rPr>
          <w:sz w:val="24"/>
          <w:szCs w:val="24"/>
          <w:lang w:val="it-IT"/>
        </w:rPr>
        <w:t>즉</w:t>
      </w:r>
      <w:r>
        <w:rPr>
          <w:sz w:val="24"/>
          <w:szCs w:val="24"/>
          <w:lang w:val="it-IT"/>
        </w:rPr>
        <w:t xml:space="preserve"> </w:t>
      </w:r>
      <w:r w:rsidRPr="00F75D8B">
        <w:rPr>
          <w:sz w:val="24"/>
          <w:szCs w:val="24"/>
          <w:lang w:val="it-IT"/>
        </w:rPr>
        <w:t>히트</w:t>
      </w:r>
      <w:r>
        <w:rPr>
          <w:sz w:val="24"/>
          <w:szCs w:val="24"/>
          <w:lang w:val="it-IT"/>
        </w:rPr>
        <w:t xml:space="preserve"> m</w:t>
      </w:r>
      <w:r w:rsidRPr="00F75D8B">
        <w:rPr>
          <w:sz w:val="24"/>
          <w:szCs w:val="24"/>
          <w:lang w:val="it-IT"/>
        </w:rPr>
        <w:t>아</w:t>
      </w:r>
      <w:r>
        <w:rPr>
          <w:sz w:val="24"/>
          <w:szCs w:val="24"/>
          <w:lang w:val="it-IT"/>
        </w:rPr>
        <w:t xml:space="preserve"> s</w:t>
      </w:r>
      <w:r w:rsidRPr="00F75D8B">
        <w:rPr>
          <w:sz w:val="24"/>
          <w:szCs w:val="24"/>
          <w:lang w:val="it-IT"/>
        </w:rPr>
        <w:t>아</w:t>
      </w:r>
      <w:r>
        <w:rPr>
          <w:sz w:val="24"/>
          <w:szCs w:val="24"/>
          <w:lang w:val="it-IT"/>
        </w:rPr>
        <w:t xml:space="preserve"> kh</w:t>
      </w:r>
      <w:r w:rsidRPr="00F75D8B">
        <w:rPr>
          <w:sz w:val="24"/>
          <w:szCs w:val="24"/>
          <w:lang w:val="it-IT"/>
        </w:rPr>
        <w:t>아</w:t>
      </w:r>
      <w:r>
        <w:rPr>
          <w:sz w:val="24"/>
          <w:szCs w:val="24"/>
          <w:lang w:val="it-IT"/>
        </w:rPr>
        <w:t>ng h</w:t>
      </w:r>
      <w:r w:rsidRPr="00F75D8B">
        <w:rPr>
          <w:sz w:val="24"/>
          <w:szCs w:val="24"/>
          <w:lang w:val="it-IT"/>
        </w:rPr>
        <w:t>반대</w:t>
      </w:r>
      <w:r>
        <w:rPr>
          <w:sz w:val="24"/>
          <w:szCs w:val="24"/>
          <w:lang w:val="it-IT"/>
        </w:rPr>
        <w:t xml:space="preserve"> l</w:t>
      </w:r>
      <w:r w:rsidRPr="00F75D8B">
        <w:rPr>
          <w:sz w:val="24"/>
          <w:szCs w:val="24"/>
          <w:lang w:val="it-IT"/>
        </w:rPr>
        <w:t>이탈리아</w:t>
      </w:r>
      <w:r>
        <w:rPr>
          <w:sz w:val="24"/>
          <w:szCs w:val="24"/>
          <w:lang w:val="it-IT"/>
        </w:rPr>
        <w:t xml:space="preserve"> (VD: quy</w:t>
      </w:r>
      <w:r w:rsidRPr="00F75D8B">
        <w:rPr>
          <w:sz w:val="24"/>
          <w:szCs w:val="24"/>
          <w:lang w:val="it-IT"/>
        </w:rPr>
        <w:t>어</w:t>
      </w:r>
      <w:r>
        <w:rPr>
          <w:sz w:val="24"/>
          <w:szCs w:val="24"/>
          <w:lang w:val="it-IT"/>
        </w:rPr>
        <w:t xml:space="preserve"> </w:t>
      </w:r>
      <w:r w:rsidRPr="00F75D8B">
        <w:rPr>
          <w:sz w:val="24"/>
          <w:szCs w:val="24"/>
          <w:lang w:val="it-IT"/>
        </w:rPr>
        <w:t>결정됨</w:t>
      </w:r>
      <w:r>
        <w:rPr>
          <w:sz w:val="24"/>
          <w:szCs w:val="24"/>
          <w:lang w:val="it-IT"/>
        </w:rPr>
        <w:t>, b</w:t>
      </w:r>
      <w:r w:rsidRPr="00F75D8B">
        <w:rPr>
          <w:sz w:val="24"/>
          <w:szCs w:val="24"/>
          <w:lang w:val="it-IT"/>
        </w:rPr>
        <w:t>셔츠</w:t>
      </w:r>
      <w:r>
        <w:rPr>
          <w:sz w:val="24"/>
          <w:szCs w:val="24"/>
          <w:lang w:val="it-IT"/>
        </w:rPr>
        <w:t xml:space="preserve"> gi</w:t>
      </w:r>
      <w:r w:rsidRPr="00F75D8B">
        <w:rPr>
          <w:sz w:val="24"/>
          <w:szCs w:val="24"/>
          <w:lang w:val="it-IT"/>
        </w:rPr>
        <w:t>아</w:t>
      </w:r>
      <w:r>
        <w:rPr>
          <w:sz w:val="24"/>
          <w:szCs w:val="24"/>
          <w:lang w:val="it-IT"/>
        </w:rPr>
        <w:t>...), th</w:t>
      </w:r>
      <w:r w:rsidRPr="00F75D8B">
        <w:rPr>
          <w:sz w:val="24"/>
          <w:szCs w:val="24"/>
          <w:lang w:val="it-IT"/>
        </w:rPr>
        <w:t>에</w:t>
      </w:r>
      <w:r>
        <w:rPr>
          <w:sz w:val="24"/>
          <w:szCs w:val="24"/>
          <w:lang w:val="it-IT"/>
        </w:rPr>
        <w:t xml:space="preserve"> vi</w:t>
      </w:r>
      <w:r w:rsidRPr="00F75D8B">
        <w:rPr>
          <w:sz w:val="24"/>
          <w:szCs w:val="24"/>
          <w:lang w:val="it-IT"/>
        </w:rPr>
        <w:t>에르크</w:t>
      </w:r>
      <w:r>
        <w:rPr>
          <w:sz w:val="24"/>
          <w:szCs w:val="24"/>
          <w:lang w:val="it-IT"/>
        </w:rPr>
        <w:t xml:space="preserve"> qui </w:t>
      </w:r>
      <w:r w:rsidRPr="00F75D8B">
        <w:rPr>
          <w:sz w:val="24"/>
          <w:szCs w:val="24"/>
          <w:lang w:val="it-IT"/>
        </w:rPr>
        <w:t>결정됨</w:t>
      </w:r>
      <w:r>
        <w:rPr>
          <w:sz w:val="24"/>
          <w:szCs w:val="24"/>
          <w:lang w:val="it-IT"/>
        </w:rPr>
        <w:t xml:space="preserve"> </w:t>
      </w:r>
      <w:r w:rsidRPr="00F75D8B">
        <w:rPr>
          <w:sz w:val="24"/>
          <w:szCs w:val="24"/>
          <w:lang w:val="it-IT"/>
        </w:rPr>
        <w:t>히트</w:t>
      </w:r>
      <w:r>
        <w:rPr>
          <w:sz w:val="24"/>
          <w:szCs w:val="24"/>
          <w:lang w:val="it-IT"/>
        </w:rPr>
        <w:t xml:space="preserve"> m</w:t>
      </w:r>
      <w:r w:rsidRPr="00F75D8B">
        <w:rPr>
          <w:sz w:val="24"/>
          <w:szCs w:val="24"/>
          <w:lang w:val="it-IT"/>
        </w:rPr>
        <w:t>아</w:t>
      </w:r>
      <w:r>
        <w:rPr>
          <w:sz w:val="24"/>
          <w:szCs w:val="24"/>
          <w:lang w:val="it-IT"/>
        </w:rPr>
        <w:t xml:space="preserve"> s</w:t>
      </w:r>
      <w:r w:rsidRPr="00F75D8B">
        <w:rPr>
          <w:sz w:val="24"/>
          <w:szCs w:val="24"/>
          <w:lang w:val="it-IT"/>
        </w:rPr>
        <w:t>아</w:t>
      </w:r>
      <w:r>
        <w:rPr>
          <w:sz w:val="24"/>
          <w:szCs w:val="24"/>
          <w:lang w:val="it-IT"/>
        </w:rPr>
        <w:t xml:space="preserve"> l</w:t>
      </w:r>
      <w:r w:rsidRPr="00F75D8B">
        <w:rPr>
          <w:sz w:val="24"/>
          <w:szCs w:val="24"/>
          <w:lang w:val="it-IT"/>
        </w:rPr>
        <w:t>아</w:t>
      </w:r>
      <w:r>
        <w:rPr>
          <w:sz w:val="24"/>
          <w:szCs w:val="24"/>
          <w:lang w:val="it-IT"/>
        </w:rPr>
        <w:t xml:space="preserve"> </w:t>
      </w:r>
      <w:r w:rsidRPr="00F75D8B">
        <w:rPr>
          <w:sz w:val="24"/>
          <w:szCs w:val="24"/>
          <w:lang w:val="it-IT"/>
        </w:rPr>
        <w:t>위해</w:t>
      </w:r>
      <w:r>
        <w:rPr>
          <w:sz w:val="24"/>
          <w:szCs w:val="24"/>
          <w:lang w:val="it-IT"/>
        </w:rPr>
        <w:t xml:space="preserve"> ki</w:t>
      </w:r>
      <w:r w:rsidRPr="00F75D8B">
        <w:rPr>
          <w:sz w:val="24"/>
          <w:szCs w:val="24"/>
          <w:lang w:val="it-IT"/>
        </w:rPr>
        <w:t>음</w:t>
      </w:r>
      <w:r>
        <w:rPr>
          <w:sz w:val="24"/>
          <w:szCs w:val="24"/>
          <w:lang w:val="it-IT"/>
        </w:rPr>
        <w:t xml:space="preserve"> so</w:t>
      </w:r>
      <w:r w:rsidRPr="00F75D8B">
        <w:rPr>
          <w:sz w:val="24"/>
          <w:szCs w:val="24"/>
          <w:lang w:val="it-IT"/>
        </w:rPr>
        <w:t>에이스</w:t>
      </w:r>
      <w:r>
        <w:rPr>
          <w:sz w:val="24"/>
          <w:szCs w:val="24"/>
          <w:lang w:val="it-IT"/>
        </w:rPr>
        <w:t xml:space="preserve"> v</w:t>
      </w:r>
      <w:r w:rsidRPr="00F75D8B">
        <w:rPr>
          <w:sz w:val="24"/>
          <w:szCs w:val="24"/>
          <w:lang w:val="it-IT"/>
        </w:rPr>
        <w:t>아</w:t>
      </w:r>
      <w:r>
        <w:rPr>
          <w:sz w:val="24"/>
          <w:szCs w:val="24"/>
          <w:lang w:val="it-IT"/>
        </w:rPr>
        <w:t xml:space="preserve"> d</w:t>
      </w:r>
      <w:r w:rsidRPr="00F75D8B">
        <w:rPr>
          <w:sz w:val="24"/>
          <w:szCs w:val="24"/>
          <w:lang w:val="it-IT"/>
        </w:rPr>
        <w:t>에</w:t>
      </w:r>
      <w:r>
        <w:rPr>
          <w:sz w:val="24"/>
          <w:szCs w:val="24"/>
          <w:lang w:val="it-IT"/>
        </w:rPr>
        <w:t xml:space="preserve"> tra c</w:t>
      </w:r>
      <w:r w:rsidRPr="00F75D8B">
        <w:rPr>
          <w:sz w:val="24"/>
          <w:szCs w:val="24"/>
          <w:lang w:val="it-IT"/>
        </w:rPr>
        <w:t>윽</w:t>
      </w:r>
      <w:r>
        <w:rPr>
          <w:sz w:val="24"/>
          <w:szCs w:val="24"/>
          <w:lang w:val="it-IT"/>
        </w:rPr>
        <w:t xml:space="preserve"> khi c</w:t>
      </w:r>
      <w:r w:rsidRPr="00F75D8B">
        <w:rPr>
          <w:sz w:val="24"/>
          <w:szCs w:val="24"/>
          <w:lang w:val="it-IT"/>
        </w:rPr>
        <w:t>ㅎ</w:t>
      </w:r>
      <w:r>
        <w:rPr>
          <w:sz w:val="24"/>
          <w:szCs w:val="24"/>
          <w:lang w:val="it-IT"/>
        </w:rPr>
        <w:t xml:space="preserve"> s</w:t>
      </w:r>
      <w:r w:rsidRPr="00F75D8B">
        <w:rPr>
          <w:sz w:val="24"/>
          <w:szCs w:val="24"/>
          <w:lang w:val="it-IT"/>
        </w:rPr>
        <w:t>어</w:t>
      </w:r>
      <w:r>
        <w:rPr>
          <w:sz w:val="24"/>
          <w:szCs w:val="24"/>
          <w:lang w:val="it-IT"/>
        </w:rPr>
        <w:t xml:space="preserve"> d</w:t>
      </w:r>
      <w:r w:rsidRPr="00F75D8B">
        <w:rPr>
          <w:sz w:val="24"/>
          <w:szCs w:val="24"/>
          <w:lang w:val="it-IT"/>
        </w:rPr>
        <w:t>배</w:t>
      </w:r>
      <w:r>
        <w:rPr>
          <w:sz w:val="24"/>
          <w:szCs w:val="24"/>
          <w:lang w:val="it-IT"/>
        </w:rPr>
        <w:t>, tuy nhi</w:t>
      </w:r>
      <w:r w:rsidRPr="00F75D8B">
        <w:rPr>
          <w:sz w:val="24"/>
          <w:szCs w:val="24"/>
          <w:lang w:val="it-IT"/>
        </w:rPr>
        <w:t>안녕</w:t>
      </w:r>
      <w:r>
        <w:rPr>
          <w:sz w:val="24"/>
          <w:szCs w:val="24"/>
          <w:lang w:val="it-IT"/>
        </w:rPr>
        <w:t>n tr</w:t>
      </w:r>
      <w:r w:rsidRPr="00F75D8B">
        <w:rPr>
          <w:sz w:val="24"/>
          <w:szCs w:val="24"/>
          <w:lang w:val="it-IT"/>
        </w:rPr>
        <w:t>안녕</w:t>
      </w:r>
      <w:r>
        <w:rPr>
          <w:sz w:val="24"/>
          <w:szCs w:val="24"/>
          <w:lang w:val="it-IT"/>
        </w:rPr>
        <w:t>n v</w:t>
      </w:r>
      <w:r w:rsidRPr="00F75D8B">
        <w:rPr>
          <w:sz w:val="24"/>
          <w:szCs w:val="24"/>
          <w:lang w:val="it-IT"/>
        </w:rPr>
        <w:t>아</w:t>
      </w:r>
      <w:r>
        <w:rPr>
          <w:sz w:val="24"/>
          <w:szCs w:val="24"/>
          <w:lang w:val="it-IT"/>
        </w:rPr>
        <w:t>n b</w:t>
      </w:r>
      <w:r w:rsidRPr="00F75D8B">
        <w:rPr>
          <w:sz w:val="24"/>
          <w:szCs w:val="24"/>
          <w:lang w:val="it-IT"/>
        </w:rPr>
        <w:t>안</w:t>
      </w:r>
      <w:r>
        <w:rPr>
          <w:sz w:val="24"/>
          <w:szCs w:val="24"/>
          <w:lang w:val="it-IT"/>
        </w:rPr>
        <w:t xml:space="preserve"> s</w:t>
      </w:r>
      <w:r w:rsidRPr="00F75D8B">
        <w:rPr>
          <w:sz w:val="24"/>
          <w:szCs w:val="24"/>
          <w:lang w:val="it-IT"/>
        </w:rPr>
        <w:t>어</w:t>
      </w:r>
      <w:r>
        <w:rPr>
          <w:sz w:val="24"/>
          <w:szCs w:val="24"/>
          <w:lang w:val="it-IT"/>
        </w:rPr>
        <w:t xml:space="preserve"> kh</w:t>
      </w:r>
      <w:r w:rsidRPr="00F75D8B">
        <w:rPr>
          <w:sz w:val="24"/>
          <w:szCs w:val="24"/>
          <w:lang w:val="it-IT"/>
        </w:rPr>
        <w:t>아</w:t>
      </w:r>
      <w:r>
        <w:rPr>
          <w:sz w:val="24"/>
          <w:szCs w:val="24"/>
          <w:lang w:val="it-IT"/>
        </w:rPr>
        <w:t>ng c</w:t>
      </w:r>
      <w:r w:rsidRPr="00F75D8B">
        <w:rPr>
          <w:sz w:val="24"/>
          <w:szCs w:val="24"/>
          <w:lang w:val="it-IT"/>
        </w:rPr>
        <w:t>아</w:t>
      </w:r>
      <w:r>
        <w:rPr>
          <w:sz w:val="24"/>
          <w:szCs w:val="24"/>
          <w:lang w:val="it-IT"/>
        </w:rPr>
        <w:t xml:space="preserve"> m</w:t>
      </w:r>
      <w:r w:rsidRPr="00F75D8B">
        <w:rPr>
          <w:sz w:val="24"/>
          <w:szCs w:val="24"/>
          <w:lang w:val="it-IT"/>
        </w:rPr>
        <w:t>아</w:t>
      </w:r>
      <w:r>
        <w:rPr>
          <w:sz w:val="24"/>
          <w:szCs w:val="24"/>
          <w:lang w:val="it-IT"/>
        </w:rPr>
        <w:t xml:space="preserve"> s</w:t>
      </w:r>
      <w:r w:rsidRPr="00F75D8B">
        <w:rPr>
          <w:sz w:val="24"/>
          <w:szCs w:val="24"/>
          <w:lang w:val="it-IT"/>
        </w:rPr>
        <w:t>아</w:t>
      </w:r>
      <w:r>
        <w:rPr>
          <w:sz w:val="24"/>
          <w:szCs w:val="24"/>
          <w:lang w:val="it-IT"/>
        </w:rPr>
        <w:t xml:space="preserve"> bi</w:t>
      </w:r>
      <w:r w:rsidRPr="00F75D8B">
        <w:rPr>
          <w:sz w:val="24"/>
          <w:szCs w:val="24"/>
          <w:lang w:val="it-IT"/>
        </w:rPr>
        <w:t>에에</w:t>
      </w:r>
      <w:r>
        <w:rPr>
          <w:sz w:val="24"/>
          <w:szCs w:val="24"/>
          <w:lang w:val="it-IT"/>
        </w:rPr>
        <w:t xml:space="preserve"> m</w:t>
      </w:r>
      <w:r w:rsidRPr="00F75D8B">
        <w:rPr>
          <w:sz w:val="24"/>
          <w:szCs w:val="24"/>
          <w:lang w:val="it-IT"/>
        </w:rPr>
        <w:t>윽</w:t>
      </w:r>
      <w:r>
        <w:rPr>
          <w:sz w:val="24"/>
          <w:szCs w:val="24"/>
          <w:lang w:val="it-IT"/>
        </w:rPr>
        <w:t xml:space="preserve"> </w:t>
      </w:r>
      <w:r w:rsidRPr="00F75D8B">
        <w:rPr>
          <w:sz w:val="24"/>
          <w:szCs w:val="24"/>
          <w:lang w:val="it-IT"/>
        </w:rPr>
        <w:t>그</w:t>
      </w:r>
      <w:r>
        <w:rPr>
          <w:sz w:val="24"/>
          <w:szCs w:val="24"/>
          <w:lang w:val="it-IT"/>
        </w:rPr>
        <w:t>..</w:t>
      </w:r>
    </w:p>
    <w:p w:rsidR="00910490" w:rsidRPr="00C718C6" w:rsidRDefault="00910490" w:rsidP="00910490">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Note: Some forms have unreasonable numbering positions (for example, decisions, quotes, etc.), the numbering rules are for control and easy to look up when needed; however there will be no form codes on such document.</w:t>
      </w:r>
    </w:p>
    <w:p w:rsidR="007D2970" w:rsidRPr="00D341F8" w:rsidRDefault="000F471F" w:rsidP="007F4E3E">
      <w:pPr>
        <w:spacing w:before="120" w:line="360" w:lineRule="auto"/>
        <w:jc w:val="both"/>
        <w:rPr>
          <w:b/>
          <w:bCs/>
          <w:i/>
          <w:iCs/>
          <w:color w:val="1F497D"/>
          <w:sz w:val="24"/>
          <w:szCs w:val="24"/>
          <w:lang w:val="fr-FR"/>
        </w:rPr>
      </w:pPr>
      <w:r w:rsidRPr="001E4534">
        <w:rPr>
          <w:b/>
          <w:bCs/>
          <w:i/>
          <w:iCs/>
          <w:sz w:val="24"/>
          <w:szCs w:val="24"/>
          <w:lang w:val="it-IT"/>
        </w:rPr>
        <w:t xml:space="preserve">5.3 </w:t>
      </w:r>
      <w:r>
        <w:rPr>
          <w:b/>
          <w:bCs/>
          <w:iCs/>
          <w:sz w:val="24"/>
          <w:szCs w:val="24"/>
          <w:lang w:val="it-IT"/>
        </w:rPr>
        <w:t>규정</w:t>
      </w:r>
      <w:r w:rsidRPr="001E4534">
        <w:rPr>
          <w:b/>
          <w:bCs/>
          <w:iCs/>
          <w:sz w:val="24"/>
          <w:szCs w:val="24"/>
          <w:lang w:val="it-IT"/>
        </w:rPr>
        <w:t>코드</w:t>
      </w:r>
      <w:r>
        <w:rPr>
          <w:b/>
          <w:bCs/>
          <w:iCs/>
          <w:sz w:val="24"/>
          <w:szCs w:val="24"/>
          <w:lang w:val="it-IT"/>
        </w:rPr>
        <w:t>문서</w:t>
      </w:r>
      <w:r w:rsidR="007D2970" w:rsidRPr="00D341F8">
        <w:rPr>
          <w:b/>
          <w:bCs/>
          <w:i/>
          <w:iCs/>
          <w:color w:val="1F497D"/>
          <w:sz w:val="24"/>
          <w:szCs w:val="24"/>
          <w:lang w:val="fr-FR"/>
        </w:rPr>
        <w:t xml:space="preserve"> </w:t>
      </w:r>
      <w:r w:rsidR="00D341F8" w:rsidRPr="00D341F8">
        <w:rPr>
          <w:b/>
          <w:bCs/>
          <w:i/>
          <w:iCs/>
          <w:color w:val="1F497D"/>
          <w:sz w:val="24"/>
          <w:szCs w:val="24"/>
          <w:lang w:val="fr-FR"/>
        </w:rPr>
        <w:t>/</w:t>
      </w:r>
      <w:r w:rsidR="00910490" w:rsidRPr="00D341F8">
        <w:rPr>
          <w:b/>
          <w:bCs/>
          <w:iCs/>
          <w:color w:val="1F497D"/>
          <w:sz w:val="24"/>
          <w:szCs w:val="24"/>
          <w:lang w:val="fr-FR"/>
        </w:rPr>
        <w:t>Document code</w:t>
      </w:r>
      <w:r w:rsidR="007D2970" w:rsidRPr="00D341F8">
        <w:rPr>
          <w:b/>
          <w:bCs/>
          <w:i/>
          <w:iCs/>
          <w:color w:val="1F497D"/>
          <w:sz w:val="24"/>
          <w:szCs w:val="24"/>
          <w:lang w:val="fr-FR"/>
        </w:rPr>
        <w:t>:</w:t>
      </w:r>
    </w:p>
    <w:p w:rsidR="00D341F8" w:rsidRDefault="00D341F8" w:rsidP="00D341F8">
      <w:pPr>
        <w:spacing w:before="120" w:line="360" w:lineRule="auto"/>
        <w:jc w:val="both"/>
        <w:rPr>
          <w:b/>
          <w:bCs/>
          <w:i/>
          <w:iCs/>
          <w:sz w:val="24"/>
          <w:szCs w:val="24"/>
          <w:lang w:val="it-IT"/>
        </w:rPr>
      </w:pPr>
      <w:r>
        <w:rPr>
          <w:b/>
          <w:bCs/>
          <w:i/>
          <w:iCs/>
          <w:sz w:val="24"/>
          <w:szCs w:val="24"/>
          <w:lang w:val="it-IT"/>
        </w:rPr>
        <w:t xml:space="preserve">*) 규정 chung : </w:t>
      </w:r>
      <w:r w:rsidRPr="00AF4ABC">
        <w:rPr>
          <w:b/>
          <w:bCs/>
          <w:i/>
          <w:iCs/>
          <w:sz w:val="24"/>
          <w:szCs w:val="24"/>
          <w:u w:val="single"/>
          <w:lang w:val="it-IT"/>
        </w:rPr>
        <w:t>A</w:t>
      </w:r>
      <w:r>
        <w:rPr>
          <w:b/>
          <w:bCs/>
          <w:i/>
          <w:iCs/>
          <w:sz w:val="24"/>
          <w:szCs w:val="24"/>
          <w:lang w:val="it-IT"/>
        </w:rPr>
        <w:t>.</w:t>
      </w:r>
      <w:r w:rsidRPr="00AF4ABC">
        <w:rPr>
          <w:b/>
          <w:bCs/>
          <w:i/>
          <w:iCs/>
          <w:sz w:val="24"/>
          <w:szCs w:val="24"/>
          <w:u w:val="single"/>
          <w:lang w:val="it-IT"/>
        </w:rPr>
        <w:t>XX</w:t>
      </w:r>
      <w:r>
        <w:rPr>
          <w:b/>
          <w:bCs/>
          <w:i/>
          <w:iCs/>
          <w:sz w:val="24"/>
          <w:szCs w:val="24"/>
          <w:lang w:val="it-IT"/>
        </w:rPr>
        <w:t>.</w:t>
      </w:r>
      <w:r w:rsidRPr="00AF4ABC">
        <w:rPr>
          <w:b/>
          <w:bCs/>
          <w:i/>
          <w:iCs/>
          <w:sz w:val="24"/>
          <w:szCs w:val="24"/>
          <w:u w:val="single"/>
          <w:lang w:val="it-IT"/>
        </w:rPr>
        <w:t>YY</w:t>
      </w:r>
      <w:r w:rsidR="007A45F7">
        <w:rPr>
          <w:b/>
          <w:bCs/>
          <w:i/>
          <w:iCs/>
          <w:sz w:val="24"/>
          <w:szCs w:val="24"/>
          <w:u w:val="single"/>
          <w:lang w:val="it-IT"/>
        </w:rPr>
        <w:t>.</w:t>
      </w:r>
      <w:r w:rsidR="000D3238">
        <w:rPr>
          <w:b/>
          <w:bCs/>
          <w:i/>
          <w:iCs/>
          <w:sz w:val="24"/>
          <w:szCs w:val="24"/>
          <w:u w:val="single"/>
          <w:lang w:val="it-IT"/>
        </w:rPr>
        <w:t>ZZ</w:t>
      </w:r>
    </w:p>
    <w:p w:rsidR="00EA724D" w:rsidRPr="00D341F8" w:rsidRDefault="00EA724D" w:rsidP="007F4E3E">
      <w:pPr>
        <w:spacing w:before="120" w:line="360" w:lineRule="auto"/>
        <w:jc w:val="both"/>
        <w:rPr>
          <w:b/>
          <w:bCs/>
          <w:i/>
          <w:iCs/>
          <w:color w:val="1F497D"/>
          <w:sz w:val="24"/>
          <w:szCs w:val="24"/>
          <w:lang w:val="fr-FR"/>
        </w:rPr>
      </w:pPr>
      <w:r w:rsidRPr="00D341F8">
        <w:rPr>
          <w:b/>
          <w:bCs/>
          <w:i/>
          <w:iCs/>
          <w:color w:val="1F497D"/>
          <w:sz w:val="24"/>
          <w:szCs w:val="24"/>
          <w:lang w:val="fr-FR"/>
        </w:rPr>
        <w:t xml:space="preserve">*) </w:t>
      </w:r>
      <w:r w:rsidR="00910490" w:rsidRPr="00D341F8">
        <w:rPr>
          <w:b/>
          <w:bCs/>
          <w:i/>
          <w:iCs/>
          <w:color w:val="1F497D"/>
          <w:sz w:val="24"/>
          <w:szCs w:val="24"/>
          <w:lang w:val="fr-FR"/>
        </w:rPr>
        <w:t>General document</w:t>
      </w:r>
      <w:r w:rsidRPr="00D341F8">
        <w:rPr>
          <w:b/>
          <w:bCs/>
          <w:i/>
          <w:iCs/>
          <w:color w:val="1F497D"/>
          <w:sz w:val="24"/>
          <w:szCs w:val="24"/>
          <w:lang w:val="fr-FR"/>
        </w:rPr>
        <w:t xml:space="preserve">: </w:t>
      </w:r>
      <w:r w:rsidRPr="00D341F8">
        <w:rPr>
          <w:b/>
          <w:bCs/>
          <w:i/>
          <w:iCs/>
          <w:color w:val="1F497D"/>
          <w:sz w:val="24"/>
          <w:szCs w:val="24"/>
          <w:u w:val="single"/>
          <w:lang w:val="fr-FR"/>
        </w:rPr>
        <w:t>A</w:t>
      </w:r>
      <w:r w:rsidRPr="00D341F8">
        <w:rPr>
          <w:b/>
          <w:bCs/>
          <w:i/>
          <w:iCs/>
          <w:color w:val="1F497D"/>
          <w:sz w:val="24"/>
          <w:szCs w:val="24"/>
          <w:lang w:val="fr-FR"/>
        </w:rPr>
        <w:t>.</w:t>
      </w:r>
      <w:r w:rsidRPr="00D341F8">
        <w:rPr>
          <w:b/>
          <w:bCs/>
          <w:i/>
          <w:iCs/>
          <w:color w:val="1F497D"/>
          <w:sz w:val="24"/>
          <w:szCs w:val="24"/>
          <w:u w:val="single"/>
          <w:lang w:val="fr-FR"/>
        </w:rPr>
        <w:t>XX</w:t>
      </w:r>
      <w:r w:rsidRPr="00D341F8">
        <w:rPr>
          <w:b/>
          <w:bCs/>
          <w:i/>
          <w:iCs/>
          <w:color w:val="1F497D"/>
          <w:sz w:val="24"/>
          <w:szCs w:val="24"/>
          <w:lang w:val="fr-FR"/>
        </w:rPr>
        <w:t>.</w:t>
      </w:r>
      <w:r w:rsidRPr="00D341F8">
        <w:rPr>
          <w:b/>
          <w:bCs/>
          <w:i/>
          <w:iCs/>
          <w:color w:val="1F497D"/>
          <w:sz w:val="24"/>
          <w:szCs w:val="24"/>
          <w:u w:val="single"/>
          <w:lang w:val="fr-FR"/>
        </w:rPr>
        <w:t>YY</w:t>
      </w:r>
      <w:r w:rsidR="007A45F7">
        <w:rPr>
          <w:b/>
          <w:bCs/>
          <w:i/>
          <w:iCs/>
          <w:color w:val="1F497D"/>
          <w:sz w:val="24"/>
          <w:szCs w:val="24"/>
          <w:u w:val="single"/>
          <w:lang w:val="fr-FR"/>
        </w:rPr>
        <w:t>.</w:t>
      </w:r>
      <w:r w:rsidR="000D3238">
        <w:rPr>
          <w:b/>
          <w:bCs/>
          <w:i/>
          <w:iCs/>
          <w:color w:val="1F497D"/>
          <w:sz w:val="24"/>
          <w:szCs w:val="24"/>
          <w:u w:val="single"/>
          <w:lang w:val="fr-FR"/>
        </w:rPr>
        <w:t>ZZ</w:t>
      </w:r>
    </w:p>
    <w:p w:rsidR="00D341F8" w:rsidRPr="00EA724D" w:rsidRDefault="00D341F8" w:rsidP="00D341F8">
      <w:pPr>
        <w:spacing w:before="120" w:line="360" w:lineRule="auto"/>
        <w:ind w:firstLine="360"/>
        <w:jc w:val="both"/>
        <w:rPr>
          <w:bCs/>
          <w:iCs/>
          <w:sz w:val="24"/>
          <w:szCs w:val="24"/>
          <w:lang w:val="it-IT"/>
        </w:rPr>
      </w:pPr>
      <w:r>
        <w:rPr>
          <w:bCs/>
          <w:iCs/>
          <w:sz w:val="24"/>
          <w:szCs w:val="24"/>
          <w:lang w:val="it-IT"/>
        </w:rPr>
        <w:t xml:space="preserve">- </w:t>
      </w:r>
      <w:r w:rsidRPr="00EA724D">
        <w:rPr>
          <w:bCs/>
          <w:iCs/>
          <w:sz w:val="24"/>
          <w:szCs w:val="24"/>
          <w:lang w:val="it-IT"/>
        </w:rPr>
        <w:t>답: 방 이름</w:t>
      </w:r>
    </w:p>
    <w:p w:rsidR="00EA724D" w:rsidRPr="00C718C6" w:rsidRDefault="00AF4ABC" w:rsidP="00AF4ABC">
      <w:pPr>
        <w:spacing w:before="120" w:line="360" w:lineRule="auto"/>
        <w:ind w:firstLine="360"/>
        <w:jc w:val="both"/>
        <w:rPr>
          <w:bCs/>
          <w:iCs/>
          <w:color w:val="1F497D"/>
          <w:sz w:val="24"/>
          <w:szCs w:val="24"/>
        </w:rPr>
      </w:pPr>
      <w:r w:rsidRPr="00C718C6">
        <w:rPr>
          <w:bCs/>
          <w:iCs/>
          <w:color w:val="1F497D"/>
          <w:sz w:val="24"/>
          <w:szCs w:val="24"/>
        </w:rPr>
        <w:t xml:space="preserve">- </w:t>
      </w:r>
      <w:r w:rsidR="00EA724D" w:rsidRPr="00C718C6">
        <w:rPr>
          <w:bCs/>
          <w:iCs/>
          <w:color w:val="1F497D"/>
          <w:sz w:val="24"/>
          <w:szCs w:val="24"/>
        </w:rPr>
        <w:t xml:space="preserve">A: </w:t>
      </w:r>
      <w:r w:rsidR="00910490" w:rsidRPr="00C718C6">
        <w:rPr>
          <w:bCs/>
          <w:iCs/>
          <w:color w:val="1F497D"/>
          <w:sz w:val="24"/>
          <w:szCs w:val="24"/>
        </w:rPr>
        <w:t>Name of Department</w:t>
      </w:r>
    </w:p>
    <w:p w:rsidR="00D341F8" w:rsidRDefault="00D341F8" w:rsidP="00D341F8">
      <w:pPr>
        <w:spacing w:before="120" w:line="360" w:lineRule="auto"/>
        <w:ind w:firstLine="360"/>
        <w:jc w:val="both"/>
        <w:rPr>
          <w:bCs/>
          <w:iCs/>
          <w:sz w:val="24"/>
          <w:szCs w:val="24"/>
          <w:lang w:val="it-IT"/>
        </w:rPr>
      </w:pPr>
      <w:r>
        <w:rPr>
          <w:bCs/>
          <w:iCs/>
          <w:sz w:val="24"/>
          <w:szCs w:val="24"/>
          <w:lang w:val="it-IT"/>
        </w:rPr>
        <w:t xml:space="preserve">- </w:t>
      </w:r>
      <w:r w:rsidRPr="00EA724D">
        <w:rPr>
          <w:bCs/>
          <w:iCs/>
          <w:sz w:val="24"/>
          <w:szCs w:val="24"/>
          <w:lang w:val="it-IT"/>
        </w:rPr>
        <w:t>XX: 승인됨</w:t>
      </w:r>
      <w:r>
        <w:rPr>
          <w:bCs/>
          <w:iCs/>
          <w:sz w:val="24"/>
          <w:szCs w:val="24"/>
          <w:lang w:val="it-IT"/>
        </w:rPr>
        <w:t>문서</w:t>
      </w:r>
    </w:p>
    <w:p w:rsidR="00AF4ABC" w:rsidRPr="00D341F8" w:rsidRDefault="00AF4ABC" w:rsidP="00AF4ABC">
      <w:pPr>
        <w:spacing w:before="120" w:line="360" w:lineRule="auto"/>
        <w:ind w:firstLine="360"/>
        <w:jc w:val="both"/>
        <w:rPr>
          <w:bCs/>
          <w:iCs/>
          <w:color w:val="1F497D"/>
          <w:sz w:val="24"/>
          <w:szCs w:val="24"/>
          <w:lang w:val="it-IT"/>
        </w:rPr>
      </w:pPr>
      <w:r w:rsidRPr="00D341F8">
        <w:rPr>
          <w:bCs/>
          <w:iCs/>
          <w:color w:val="1F497D"/>
          <w:sz w:val="24"/>
          <w:szCs w:val="24"/>
          <w:lang w:val="it-IT"/>
        </w:rPr>
        <w:t xml:space="preserve">- </w:t>
      </w:r>
      <w:r w:rsidR="00EA724D" w:rsidRPr="00D341F8">
        <w:rPr>
          <w:bCs/>
          <w:iCs/>
          <w:color w:val="1F497D"/>
          <w:sz w:val="24"/>
          <w:szCs w:val="24"/>
          <w:lang w:val="it-IT"/>
        </w:rPr>
        <w:t xml:space="preserve">XX: </w:t>
      </w:r>
      <w:r w:rsidR="00910490" w:rsidRPr="00D341F8">
        <w:rPr>
          <w:bCs/>
          <w:iCs/>
          <w:color w:val="1F497D"/>
          <w:sz w:val="24"/>
          <w:szCs w:val="24"/>
          <w:lang w:val="it-IT"/>
        </w:rPr>
        <w:t>Document level</w:t>
      </w:r>
    </w:p>
    <w:p w:rsidR="00D341F8" w:rsidRDefault="00D341F8" w:rsidP="00D341F8">
      <w:pPr>
        <w:spacing w:before="120" w:line="360" w:lineRule="auto"/>
        <w:ind w:firstLine="360"/>
        <w:jc w:val="both"/>
        <w:rPr>
          <w:bCs/>
          <w:iCs/>
          <w:sz w:val="24"/>
          <w:szCs w:val="24"/>
          <w:lang w:val="it-IT"/>
        </w:rPr>
      </w:pPr>
      <w:r>
        <w:rPr>
          <w:bCs/>
          <w:iCs/>
          <w:sz w:val="24"/>
          <w:szCs w:val="24"/>
          <w:lang w:val="it-IT"/>
        </w:rPr>
        <w:t>+ 01: 품질, 주요 환경정책, 환경목표</w:t>
      </w:r>
    </w:p>
    <w:p w:rsidR="00AF4ABC" w:rsidRPr="00C718C6" w:rsidRDefault="00AF4ABC" w:rsidP="00AF4ABC">
      <w:pPr>
        <w:spacing w:before="120" w:line="360" w:lineRule="auto"/>
        <w:ind w:firstLine="360"/>
        <w:jc w:val="both"/>
        <w:rPr>
          <w:bCs/>
          <w:iCs/>
          <w:color w:val="1F497D"/>
          <w:sz w:val="24"/>
          <w:szCs w:val="24"/>
        </w:rPr>
      </w:pPr>
      <w:r w:rsidRPr="00C718C6">
        <w:rPr>
          <w:bCs/>
          <w:iCs/>
          <w:color w:val="1F497D"/>
          <w:sz w:val="24"/>
          <w:szCs w:val="24"/>
        </w:rPr>
        <w:t xml:space="preserve">+ 01: </w:t>
      </w:r>
      <w:r w:rsidR="00910490" w:rsidRPr="00C718C6">
        <w:rPr>
          <w:bCs/>
          <w:iCs/>
          <w:color w:val="1F497D"/>
          <w:sz w:val="24"/>
          <w:szCs w:val="24"/>
        </w:rPr>
        <w:t>Quality policy, environmental policy, environmental objectives</w:t>
      </w:r>
    </w:p>
    <w:p w:rsidR="00D341F8" w:rsidRDefault="00D341F8" w:rsidP="00D341F8">
      <w:pPr>
        <w:spacing w:before="120" w:line="360" w:lineRule="auto"/>
        <w:ind w:firstLine="360"/>
        <w:jc w:val="both"/>
        <w:rPr>
          <w:bCs/>
          <w:iCs/>
          <w:sz w:val="24"/>
          <w:szCs w:val="24"/>
          <w:lang w:val="it-IT"/>
        </w:rPr>
      </w:pPr>
      <w:r>
        <w:rPr>
          <w:bCs/>
          <w:iCs/>
          <w:sz w:val="24"/>
          <w:szCs w:val="24"/>
          <w:lang w:val="it-IT"/>
        </w:rPr>
        <w:t xml:space="preserve">+ 02: 절차 </w:t>
      </w:r>
    </w:p>
    <w:p w:rsidR="00AF4ABC" w:rsidRPr="00C718C6" w:rsidRDefault="00AF4ABC" w:rsidP="00AF4ABC">
      <w:pPr>
        <w:spacing w:before="120" w:line="360" w:lineRule="auto"/>
        <w:ind w:firstLine="360"/>
        <w:jc w:val="both"/>
        <w:rPr>
          <w:bCs/>
          <w:iCs/>
          <w:color w:val="1F497D"/>
          <w:sz w:val="24"/>
          <w:szCs w:val="24"/>
        </w:rPr>
      </w:pPr>
      <w:r w:rsidRPr="00C718C6">
        <w:rPr>
          <w:bCs/>
          <w:iCs/>
          <w:color w:val="1F497D"/>
          <w:sz w:val="24"/>
          <w:szCs w:val="24"/>
        </w:rPr>
        <w:t xml:space="preserve">+ 02: </w:t>
      </w:r>
      <w:r w:rsidR="00910490" w:rsidRPr="00C718C6">
        <w:rPr>
          <w:bCs/>
          <w:iCs/>
          <w:color w:val="1F497D"/>
          <w:sz w:val="24"/>
          <w:szCs w:val="24"/>
        </w:rPr>
        <w:t>Procedure</w:t>
      </w:r>
      <w:r w:rsidRPr="00C718C6">
        <w:rPr>
          <w:bCs/>
          <w:iCs/>
          <w:color w:val="1F497D"/>
          <w:sz w:val="24"/>
          <w:szCs w:val="24"/>
        </w:rPr>
        <w:t xml:space="preserve"> </w:t>
      </w:r>
    </w:p>
    <w:p w:rsidR="00D341F8" w:rsidRDefault="00D341F8" w:rsidP="00D341F8">
      <w:pPr>
        <w:spacing w:before="120" w:line="360" w:lineRule="auto"/>
        <w:ind w:firstLine="360"/>
        <w:jc w:val="both"/>
        <w:rPr>
          <w:bCs/>
          <w:iCs/>
          <w:sz w:val="24"/>
          <w:szCs w:val="24"/>
          <w:lang w:val="it-IT"/>
        </w:rPr>
      </w:pPr>
      <w:r>
        <w:rPr>
          <w:bCs/>
          <w:iCs/>
          <w:sz w:val="24"/>
          <w:szCs w:val="24"/>
          <w:lang w:val="it-IT"/>
        </w:rPr>
        <w:t>+ 03: 규정, 규정, 지침, 설명</w:t>
      </w:r>
    </w:p>
    <w:p w:rsidR="00EA724D" w:rsidRPr="00D341F8" w:rsidRDefault="00AF4ABC" w:rsidP="00AF4ABC">
      <w:pPr>
        <w:spacing w:before="120" w:line="360" w:lineRule="auto"/>
        <w:ind w:firstLine="360"/>
        <w:jc w:val="both"/>
        <w:rPr>
          <w:bCs/>
          <w:iCs/>
          <w:color w:val="1F497D"/>
          <w:sz w:val="24"/>
          <w:szCs w:val="24"/>
          <w:lang w:val="it-IT"/>
        </w:rPr>
      </w:pPr>
      <w:r w:rsidRPr="00D341F8">
        <w:rPr>
          <w:bCs/>
          <w:iCs/>
          <w:color w:val="1F497D"/>
          <w:sz w:val="24"/>
          <w:szCs w:val="24"/>
          <w:lang w:val="it-IT"/>
        </w:rPr>
        <w:t xml:space="preserve">+ 03 : </w:t>
      </w:r>
      <w:r w:rsidR="00910490" w:rsidRPr="00D341F8">
        <w:rPr>
          <w:bCs/>
          <w:iCs/>
          <w:color w:val="1F497D"/>
          <w:sz w:val="24"/>
          <w:szCs w:val="24"/>
          <w:lang w:val="it-IT"/>
        </w:rPr>
        <w:t>Regulations, rules, instructions, description</w:t>
      </w:r>
    </w:p>
    <w:p w:rsidR="00D341F8" w:rsidRDefault="00D341F8" w:rsidP="00D341F8">
      <w:pPr>
        <w:spacing w:before="120" w:line="360" w:lineRule="auto"/>
        <w:ind w:firstLine="360"/>
        <w:jc w:val="both"/>
        <w:rPr>
          <w:bCs/>
          <w:iCs/>
          <w:sz w:val="24"/>
          <w:szCs w:val="24"/>
          <w:lang w:val="it-IT"/>
        </w:rPr>
      </w:pPr>
      <w:r>
        <w:rPr>
          <w:bCs/>
          <w:iCs/>
          <w:sz w:val="24"/>
          <w:szCs w:val="24"/>
          <w:lang w:val="it-IT"/>
        </w:rPr>
        <w:t>+ 04: 기록, 형식.</w:t>
      </w:r>
    </w:p>
    <w:p w:rsidR="00AF4ABC" w:rsidRPr="00D341F8" w:rsidRDefault="00AF4ABC" w:rsidP="00AF4ABC">
      <w:pPr>
        <w:spacing w:before="120" w:line="360" w:lineRule="auto"/>
        <w:ind w:firstLine="360"/>
        <w:jc w:val="both"/>
        <w:rPr>
          <w:bCs/>
          <w:iCs/>
          <w:color w:val="1F497D"/>
          <w:sz w:val="24"/>
          <w:szCs w:val="24"/>
          <w:lang w:val="it-IT"/>
        </w:rPr>
      </w:pPr>
      <w:r w:rsidRPr="00D341F8">
        <w:rPr>
          <w:bCs/>
          <w:iCs/>
          <w:color w:val="1F497D"/>
          <w:sz w:val="24"/>
          <w:szCs w:val="24"/>
          <w:lang w:val="it-IT"/>
        </w:rPr>
        <w:t xml:space="preserve">+ 04: </w:t>
      </w:r>
      <w:r w:rsidR="00910490" w:rsidRPr="00D341F8">
        <w:rPr>
          <w:bCs/>
          <w:iCs/>
          <w:color w:val="1F497D"/>
          <w:sz w:val="24"/>
          <w:szCs w:val="24"/>
          <w:lang w:val="it-IT"/>
        </w:rPr>
        <w:t>Records, forms</w:t>
      </w:r>
    </w:p>
    <w:p w:rsidR="00D341F8" w:rsidRDefault="00D341F8" w:rsidP="00D341F8">
      <w:pPr>
        <w:spacing w:before="120" w:line="360" w:lineRule="auto"/>
        <w:ind w:firstLine="360"/>
        <w:jc w:val="both"/>
        <w:rPr>
          <w:bCs/>
          <w:iCs/>
          <w:sz w:val="24"/>
          <w:szCs w:val="24"/>
          <w:lang w:val="it-IT"/>
        </w:rPr>
      </w:pPr>
      <w:r>
        <w:rPr>
          <w:bCs/>
          <w:iCs/>
          <w:sz w:val="24"/>
          <w:szCs w:val="24"/>
          <w:lang w:val="it-IT"/>
        </w:rPr>
        <w:t>-</w:t>
      </w:r>
      <w:r w:rsidR="00C6261C">
        <w:rPr>
          <w:bCs/>
          <w:iCs/>
          <w:sz w:val="24"/>
          <w:szCs w:val="24"/>
          <w:lang w:val="it-IT"/>
        </w:rPr>
        <w:t>YY</w:t>
      </w:r>
      <w:r w:rsidR="000D3238">
        <w:rPr>
          <w:bCs/>
          <w:iCs/>
          <w:sz w:val="24"/>
          <w:szCs w:val="24"/>
          <w:lang w:val="it-IT"/>
        </w:rPr>
        <w:t>.ZZ</w:t>
      </w:r>
      <w:r>
        <w:rPr>
          <w:bCs/>
          <w:iCs/>
          <w:sz w:val="24"/>
          <w:szCs w:val="24"/>
          <w:lang w:val="it-IT"/>
        </w:rPr>
        <w:t>: 문서의 일련번호 의.</w:t>
      </w:r>
    </w:p>
    <w:p w:rsidR="00AF4ABC" w:rsidRDefault="00AF4ABC" w:rsidP="00AF4ABC">
      <w:pPr>
        <w:spacing w:before="120" w:line="360" w:lineRule="auto"/>
        <w:ind w:firstLine="360"/>
        <w:jc w:val="both"/>
        <w:rPr>
          <w:bCs/>
          <w:iCs/>
          <w:color w:val="1F497D"/>
          <w:sz w:val="24"/>
          <w:szCs w:val="24"/>
        </w:rPr>
      </w:pPr>
      <w:r w:rsidRPr="00C718C6">
        <w:rPr>
          <w:bCs/>
          <w:iCs/>
          <w:color w:val="1F497D"/>
          <w:sz w:val="24"/>
          <w:szCs w:val="24"/>
        </w:rPr>
        <w:t>-</w:t>
      </w:r>
      <w:r w:rsidR="00C6261C">
        <w:rPr>
          <w:bCs/>
          <w:iCs/>
          <w:color w:val="1F497D"/>
          <w:sz w:val="24"/>
          <w:szCs w:val="24"/>
        </w:rPr>
        <w:t>YY</w:t>
      </w:r>
      <w:r w:rsidR="000D3238">
        <w:rPr>
          <w:bCs/>
          <w:iCs/>
          <w:color w:val="1F497D"/>
          <w:sz w:val="24"/>
          <w:szCs w:val="24"/>
        </w:rPr>
        <w:t>.ZZ</w:t>
      </w:r>
      <w:r w:rsidRPr="00C718C6">
        <w:rPr>
          <w:bCs/>
          <w:iCs/>
          <w:color w:val="1F497D"/>
          <w:sz w:val="24"/>
          <w:szCs w:val="24"/>
        </w:rPr>
        <w:t xml:space="preserve"> : </w:t>
      </w:r>
      <w:r w:rsidR="00910490" w:rsidRPr="00C718C6">
        <w:rPr>
          <w:bCs/>
          <w:iCs/>
          <w:color w:val="1F497D"/>
          <w:sz w:val="24"/>
          <w:szCs w:val="24"/>
        </w:rPr>
        <w:t>The ordinal number of the document</w:t>
      </w:r>
      <w:r w:rsidRPr="00C718C6">
        <w:rPr>
          <w:bCs/>
          <w:iCs/>
          <w:color w:val="1F497D"/>
          <w:sz w:val="24"/>
          <w:szCs w:val="24"/>
        </w:rPr>
        <w:t>.</w:t>
      </w:r>
    </w:p>
    <w:p w:rsidR="007A4F32" w:rsidRPr="00C718C6" w:rsidRDefault="007A4F32" w:rsidP="00AF4ABC">
      <w:pPr>
        <w:spacing w:before="120" w:line="360" w:lineRule="auto"/>
        <w:ind w:firstLine="360"/>
        <w:jc w:val="both"/>
        <w:rPr>
          <w:bCs/>
          <w:iCs/>
          <w:color w:val="1F497D"/>
          <w:sz w:val="24"/>
          <w:szCs w:val="24"/>
        </w:rPr>
      </w:pPr>
    </w:p>
    <w:p w:rsidR="00D341F8" w:rsidRDefault="00D341F8" w:rsidP="00D341F8">
      <w:pPr>
        <w:spacing w:before="120" w:line="360" w:lineRule="auto"/>
        <w:jc w:val="both"/>
        <w:rPr>
          <w:bCs/>
          <w:iCs/>
          <w:sz w:val="24"/>
          <w:szCs w:val="24"/>
          <w:lang w:val="it-IT"/>
        </w:rPr>
      </w:pPr>
      <w:r>
        <w:rPr>
          <w:bCs/>
          <w:iCs/>
          <w:sz w:val="24"/>
          <w:szCs w:val="24"/>
          <w:lang w:val="it-IT"/>
        </w:rPr>
        <w:lastRenderedPageBreak/>
        <w:t xml:space="preserve">*) </w:t>
      </w:r>
      <w:r w:rsidRPr="00AF4ABC">
        <w:rPr>
          <w:b/>
          <w:bCs/>
          <w:i/>
          <w:iCs/>
          <w:sz w:val="24"/>
          <w:szCs w:val="24"/>
          <w:lang w:val="it-IT"/>
        </w:rPr>
        <w:t>약어코드 기호 각/모든 부서</w:t>
      </w:r>
      <w:r>
        <w:rPr>
          <w:b/>
          <w:bCs/>
          <w:i/>
          <w:iCs/>
          <w:sz w:val="24"/>
          <w:szCs w:val="24"/>
          <w:lang w:val="it-IT"/>
        </w:rPr>
        <w:t>:</w:t>
      </w:r>
    </w:p>
    <w:p w:rsidR="00AF4ABC" w:rsidRPr="00C718C6" w:rsidRDefault="00AF4ABC" w:rsidP="00AF4ABC">
      <w:pPr>
        <w:spacing w:before="120" w:line="360" w:lineRule="auto"/>
        <w:jc w:val="both"/>
        <w:rPr>
          <w:bCs/>
          <w:iCs/>
          <w:color w:val="1F497D"/>
          <w:sz w:val="24"/>
          <w:szCs w:val="24"/>
        </w:rPr>
      </w:pPr>
      <w:r w:rsidRPr="00C718C6">
        <w:rPr>
          <w:bCs/>
          <w:iCs/>
          <w:color w:val="1F497D"/>
          <w:sz w:val="24"/>
          <w:szCs w:val="24"/>
        </w:rPr>
        <w:t xml:space="preserve">*) </w:t>
      </w:r>
      <w:r w:rsidR="00EF2C12" w:rsidRPr="00C718C6">
        <w:rPr>
          <w:b/>
          <w:bCs/>
          <w:i/>
          <w:iCs/>
          <w:color w:val="1F497D"/>
          <w:sz w:val="24"/>
          <w:szCs w:val="24"/>
        </w:rPr>
        <w:t>Abbreviated code symbol of Department</w:t>
      </w:r>
      <w:r w:rsidRPr="00C718C6">
        <w:rPr>
          <w:b/>
          <w:bCs/>
          <w:i/>
          <w:iCs/>
          <w:color w:val="1F497D"/>
          <w:sz w:val="24"/>
          <w:szCs w:val="24"/>
        </w:rPr>
        <w:t>:</w:t>
      </w:r>
    </w:p>
    <w:p w:rsidR="00AB2B4E" w:rsidRPr="009A4DA2"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ISO : ban ISO</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ISO : ISO Department</w:t>
      </w:r>
    </w:p>
    <w:p w:rsidR="00AB2B4E" w:rsidRPr="00AF74B3"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rPr>
        <w:t>GA: 주요인적자원</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GA : Administration - Personnel</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EHS: 환경 관리</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EHS : Health, Safety and Environment</w:t>
      </w:r>
    </w:p>
    <w:p w:rsidR="00AB2B4E" w:rsidRPr="00AF74B3"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WH : 창고완제품</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WH : Finished Product Department</w:t>
      </w:r>
    </w:p>
    <w:p w:rsidR="00AB2B4E" w:rsidRPr="009A4DA2"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rPr>
        <w:t>미주리: 금형</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MO : Mold</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CTT: 캐스팅</w:t>
      </w:r>
    </w:p>
    <w:p w:rsidR="00AB2B4E"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CTT : Cast</w:t>
      </w:r>
      <w:r>
        <w:rPr>
          <w:color w:val="1F497D"/>
          <w:sz w:val="24"/>
          <w:szCs w:val="24"/>
        </w:rPr>
        <w:t>ting</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sidRPr="00AB2B4E">
        <w:rPr>
          <w:sz w:val="24"/>
          <w:szCs w:val="24"/>
          <w:lang w:val="de-DE"/>
        </w:rPr>
        <w:t>TM: 젠장</w:t>
      </w:r>
    </w:p>
    <w:p w:rsidR="00AB2B4E" w:rsidRPr="00AB2B4E"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AB2B4E">
        <w:rPr>
          <w:color w:val="1F497D"/>
          <w:sz w:val="24"/>
          <w:szCs w:val="24"/>
        </w:rPr>
        <w:t>TM: Trimming</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CNC : CNC</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CNC : CNC</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PCH: 연삭 - 화학적 처리 - 핫프레스</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PCH: Polish – Grinding - </w:t>
      </w:r>
      <w:r>
        <w:rPr>
          <w:color w:val="1F497D"/>
          <w:sz w:val="24"/>
          <w:szCs w:val="24"/>
        </w:rPr>
        <w:t>Chromate</w:t>
      </w:r>
      <w:r w:rsidRPr="00C718C6">
        <w:rPr>
          <w:color w:val="1F497D"/>
          <w:sz w:val="24"/>
          <w:szCs w:val="24"/>
        </w:rPr>
        <w:t xml:space="preserve"> - Hotpress</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파이: 아들</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PAI : Paint</w:t>
      </w:r>
      <w:r>
        <w:rPr>
          <w:color w:val="1F497D"/>
          <w:sz w:val="24"/>
          <w:szCs w:val="24"/>
        </w:rPr>
        <w:t>ing</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INJ : 플라스틱 성형 - 가공</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INJ: </w:t>
      </w:r>
      <w:r>
        <w:rPr>
          <w:color w:val="1F497D"/>
          <w:sz w:val="24"/>
          <w:szCs w:val="24"/>
        </w:rPr>
        <w:t>Injection</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엉덩이: 조립</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 xml:space="preserve">ASS: Assembly </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R&amp;D: 연구 및/와 제품 개발</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R&amp;D : Research and Development</w:t>
      </w:r>
    </w:p>
    <w:p w:rsidR="00AB2B4E" w:rsidRPr="009A4DA2"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SAL : kinh doanh</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lastRenderedPageBreak/>
        <w:t>SAL : Sales</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PUR : 구매</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PUR : Purchase</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QM: 품질 관리</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QM : Quality Management</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ACC:회계 주요</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ACC : Accounting-Finance</w:t>
      </w:r>
    </w:p>
    <w:p w:rsidR="00AB2B4E" w:rsidRDefault="00AB2B4E" w:rsidP="00AB2B4E">
      <w:pPr>
        <w:numPr>
          <w:ilvl w:val="0"/>
          <w:numId w:val="6"/>
        </w:numPr>
        <w:tabs>
          <w:tab w:val="clear" w:pos="1080"/>
          <w:tab w:val="num" w:pos="720"/>
          <w:tab w:val="left" w:pos="2127"/>
        </w:tabs>
        <w:spacing w:line="360" w:lineRule="auto"/>
        <w:ind w:left="720"/>
        <w:jc w:val="both"/>
        <w:rPr>
          <w:sz w:val="24"/>
          <w:szCs w:val="24"/>
          <w:lang w:val="de-DE"/>
        </w:rPr>
      </w:pPr>
      <w:r>
        <w:rPr>
          <w:sz w:val="24"/>
          <w:szCs w:val="24"/>
          <w:lang w:val="de-DE"/>
        </w:rPr>
        <w:t>PP : 생산계획</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PP : Production Plan</w:t>
      </w:r>
    </w:p>
    <w:p w:rsidR="00AB2B4E" w:rsidRDefault="00AB2B4E" w:rsidP="00AB2B4E">
      <w:pPr>
        <w:numPr>
          <w:ilvl w:val="0"/>
          <w:numId w:val="6"/>
        </w:numPr>
        <w:tabs>
          <w:tab w:val="clear" w:pos="1080"/>
          <w:tab w:val="num" w:pos="720"/>
          <w:tab w:val="left" w:pos="2127"/>
        </w:tabs>
        <w:spacing w:line="360" w:lineRule="auto"/>
        <w:ind w:left="720"/>
        <w:rPr>
          <w:sz w:val="24"/>
          <w:szCs w:val="24"/>
          <w:lang w:val="de-DE"/>
        </w:rPr>
      </w:pPr>
      <w:r>
        <w:rPr>
          <w:sz w:val="24"/>
          <w:szCs w:val="24"/>
          <w:lang w:val="de-DE"/>
        </w:rPr>
        <w:t>눈: 속눈썹</w:t>
      </w:r>
    </w:p>
    <w:p w:rsidR="00AB2B4E" w:rsidRPr="00C718C6" w:rsidRDefault="00AB2B4E" w:rsidP="00AB2B4E">
      <w:pPr>
        <w:numPr>
          <w:ilvl w:val="0"/>
          <w:numId w:val="6"/>
        </w:numPr>
        <w:tabs>
          <w:tab w:val="clear" w:pos="1080"/>
          <w:tab w:val="num" w:pos="720"/>
          <w:tab w:val="left" w:pos="2127"/>
        </w:tabs>
        <w:spacing w:line="360" w:lineRule="auto"/>
        <w:ind w:left="720"/>
        <w:jc w:val="both"/>
        <w:rPr>
          <w:color w:val="1F497D"/>
          <w:sz w:val="24"/>
          <w:szCs w:val="24"/>
        </w:rPr>
      </w:pPr>
      <w:r w:rsidRPr="00C718C6">
        <w:rPr>
          <w:color w:val="1F497D"/>
          <w:sz w:val="24"/>
          <w:szCs w:val="24"/>
        </w:rPr>
        <w:t>EYE : eyelash</w:t>
      </w:r>
    </w:p>
    <w:p w:rsidR="00AB2B4E" w:rsidRPr="000E68F3" w:rsidRDefault="00AB2B4E" w:rsidP="00AB2B4E">
      <w:pPr>
        <w:numPr>
          <w:ilvl w:val="0"/>
          <w:numId w:val="6"/>
        </w:numPr>
        <w:tabs>
          <w:tab w:val="clear" w:pos="1080"/>
          <w:tab w:val="num" w:pos="720"/>
          <w:tab w:val="left" w:pos="2127"/>
        </w:tabs>
        <w:spacing w:line="360" w:lineRule="auto"/>
        <w:ind w:left="720"/>
        <w:rPr>
          <w:sz w:val="24"/>
          <w:szCs w:val="24"/>
          <w:lang w:val="de-DE"/>
        </w:rPr>
      </w:pPr>
      <w:r>
        <w:rPr>
          <w:sz w:val="24"/>
          <w:szCs w:val="24"/>
          <w:lang w:val="de-DE"/>
        </w:rPr>
        <w:t>NAI: 손톱</w:t>
      </w:r>
    </w:p>
    <w:p w:rsidR="00AB2B4E" w:rsidRDefault="00AB2B4E" w:rsidP="00AB2B4E">
      <w:pPr>
        <w:numPr>
          <w:ilvl w:val="0"/>
          <w:numId w:val="6"/>
        </w:numPr>
        <w:tabs>
          <w:tab w:val="clear" w:pos="1080"/>
          <w:tab w:val="num" w:pos="720"/>
          <w:tab w:val="left" w:pos="2127"/>
        </w:tabs>
        <w:spacing w:line="360" w:lineRule="auto"/>
        <w:ind w:left="720"/>
        <w:rPr>
          <w:color w:val="1F497D"/>
          <w:sz w:val="24"/>
          <w:szCs w:val="24"/>
        </w:rPr>
      </w:pPr>
      <w:r w:rsidRPr="00C718C6">
        <w:rPr>
          <w:color w:val="1F497D"/>
          <w:sz w:val="24"/>
          <w:szCs w:val="24"/>
        </w:rPr>
        <w:t>NAI : NAIL</w:t>
      </w:r>
    </w:p>
    <w:p w:rsidR="00F54290" w:rsidRPr="000E68F3" w:rsidRDefault="003924FB" w:rsidP="00F54290">
      <w:pPr>
        <w:numPr>
          <w:ilvl w:val="0"/>
          <w:numId w:val="6"/>
        </w:numPr>
        <w:tabs>
          <w:tab w:val="clear" w:pos="1080"/>
          <w:tab w:val="num" w:pos="720"/>
          <w:tab w:val="left" w:pos="2127"/>
        </w:tabs>
        <w:spacing w:line="360" w:lineRule="auto"/>
        <w:ind w:left="720"/>
        <w:rPr>
          <w:sz w:val="24"/>
          <w:szCs w:val="24"/>
          <w:lang w:val="de-DE"/>
        </w:rPr>
      </w:pPr>
      <w:r>
        <w:rPr>
          <w:sz w:val="24"/>
          <w:szCs w:val="24"/>
          <w:lang w:val="de-DE"/>
        </w:rPr>
        <w:t>UTY</w:t>
      </w:r>
      <w:r w:rsidR="00F54290">
        <w:rPr>
          <w:sz w:val="24"/>
          <w:szCs w:val="24"/>
          <w:lang w:val="de-DE"/>
        </w:rPr>
        <w:t xml:space="preserve"> : </w:t>
      </w:r>
      <w:r>
        <w:rPr>
          <w:sz w:val="24"/>
          <w:szCs w:val="24"/>
          <w:lang w:val="de-DE"/>
        </w:rPr>
        <w:t>전자기계-</w:t>
      </w:r>
      <w:r w:rsidR="00AD2046">
        <w:rPr>
          <w:sz w:val="24"/>
          <w:szCs w:val="24"/>
          <w:lang w:val="de-DE"/>
        </w:rPr>
        <w:t>자동화</w:t>
      </w:r>
    </w:p>
    <w:p w:rsidR="00F54290" w:rsidRDefault="00C507AA" w:rsidP="00F54290">
      <w:pPr>
        <w:numPr>
          <w:ilvl w:val="0"/>
          <w:numId w:val="6"/>
        </w:numPr>
        <w:tabs>
          <w:tab w:val="clear" w:pos="1080"/>
          <w:tab w:val="num" w:pos="720"/>
          <w:tab w:val="left" w:pos="2127"/>
        </w:tabs>
        <w:spacing w:line="360" w:lineRule="auto"/>
        <w:ind w:left="720"/>
        <w:rPr>
          <w:color w:val="1F497D"/>
          <w:sz w:val="24"/>
          <w:szCs w:val="24"/>
        </w:rPr>
      </w:pPr>
      <w:r>
        <w:rPr>
          <w:color w:val="1F497D"/>
          <w:sz w:val="24"/>
          <w:szCs w:val="24"/>
        </w:rPr>
        <w:t xml:space="preserve">UTY : </w:t>
      </w:r>
      <w:r w:rsidR="00F30F18">
        <w:rPr>
          <w:color w:val="1F497D"/>
          <w:sz w:val="24"/>
          <w:szCs w:val="24"/>
        </w:rPr>
        <w:t xml:space="preserve">Utility – Automation </w:t>
      </w:r>
    </w:p>
    <w:p w:rsidR="001816E6" w:rsidRPr="006F0965" w:rsidRDefault="001816E6" w:rsidP="001816E6">
      <w:pPr>
        <w:spacing w:line="360" w:lineRule="auto"/>
        <w:jc w:val="both"/>
        <w:rPr>
          <w:sz w:val="24"/>
          <w:szCs w:val="24"/>
          <w:lang w:val="de-DE"/>
        </w:rPr>
      </w:pPr>
      <w:r w:rsidRPr="006F0965">
        <w:rPr>
          <w:sz w:val="24"/>
          <w:szCs w:val="24"/>
          <w:lang w:val="de-DE"/>
        </w:rPr>
        <w:t xml:space="preserve">예시: </w:t>
      </w:r>
      <w:r w:rsidRPr="00B20086">
        <w:rPr>
          <w:sz w:val="24"/>
          <w:szCs w:val="24"/>
          <w:u w:val="single"/>
          <w:lang w:val="de-DE"/>
        </w:rPr>
        <w:t>GA</w:t>
      </w:r>
      <w:r w:rsidRPr="006F0965">
        <w:rPr>
          <w:sz w:val="24"/>
          <w:szCs w:val="24"/>
          <w:lang w:val="de-DE"/>
        </w:rPr>
        <w:t>.</w:t>
      </w:r>
      <w:r w:rsidRPr="00AF4ABC">
        <w:rPr>
          <w:sz w:val="24"/>
          <w:szCs w:val="24"/>
          <w:u w:val="single"/>
          <w:lang w:val="de-DE"/>
        </w:rPr>
        <w:t>01</w:t>
      </w:r>
      <w:r>
        <w:rPr>
          <w:sz w:val="24"/>
          <w:szCs w:val="24"/>
          <w:lang w:val="de-DE"/>
        </w:rPr>
        <w:t>.</w:t>
      </w:r>
      <w:r w:rsidRPr="00A27BCA">
        <w:rPr>
          <w:sz w:val="24"/>
          <w:szCs w:val="24"/>
          <w:u w:val="single"/>
          <w:lang w:val="de-DE"/>
        </w:rPr>
        <w:t>01</w:t>
      </w:r>
      <w:r>
        <w:rPr>
          <w:sz w:val="24"/>
          <w:szCs w:val="24"/>
          <w:lang w:val="de-DE"/>
        </w:rPr>
        <w:t>: 품질부서 운영 주요 인력.</w:t>
      </w:r>
    </w:p>
    <w:p w:rsidR="0029588A" w:rsidRDefault="00EF2C12" w:rsidP="00AF4ABC">
      <w:pPr>
        <w:spacing w:line="360" w:lineRule="auto"/>
        <w:ind w:firstLine="360"/>
        <w:jc w:val="both"/>
        <w:rPr>
          <w:color w:val="1F497D"/>
          <w:sz w:val="24"/>
          <w:szCs w:val="24"/>
        </w:rPr>
      </w:pPr>
      <w:r w:rsidRPr="00C718C6">
        <w:rPr>
          <w:color w:val="1F497D"/>
          <w:sz w:val="24"/>
          <w:szCs w:val="24"/>
        </w:rPr>
        <w:t>For example</w:t>
      </w:r>
      <w:r w:rsidR="00F62E3C" w:rsidRPr="00C718C6">
        <w:rPr>
          <w:color w:val="1F497D"/>
          <w:sz w:val="24"/>
          <w:szCs w:val="24"/>
        </w:rPr>
        <w:t xml:space="preserve">: </w:t>
      </w:r>
      <w:r w:rsidR="00660721" w:rsidRPr="00C718C6">
        <w:rPr>
          <w:color w:val="1F497D"/>
          <w:sz w:val="24"/>
          <w:szCs w:val="24"/>
          <w:u w:val="single"/>
        </w:rPr>
        <w:t>GA</w:t>
      </w:r>
      <w:r w:rsidR="00660721" w:rsidRPr="00C718C6">
        <w:rPr>
          <w:color w:val="1F497D"/>
          <w:sz w:val="24"/>
          <w:szCs w:val="24"/>
        </w:rPr>
        <w:t>.</w:t>
      </w:r>
      <w:r w:rsidR="00660721" w:rsidRPr="00C718C6">
        <w:rPr>
          <w:color w:val="1F497D"/>
          <w:sz w:val="24"/>
          <w:szCs w:val="24"/>
          <w:u w:val="single"/>
        </w:rPr>
        <w:t>01</w:t>
      </w:r>
      <w:r w:rsidR="00660721" w:rsidRPr="00C718C6">
        <w:rPr>
          <w:color w:val="1F497D"/>
          <w:sz w:val="24"/>
          <w:szCs w:val="24"/>
        </w:rPr>
        <w:t>.</w:t>
      </w:r>
      <w:r w:rsidR="00660721" w:rsidRPr="00C718C6">
        <w:rPr>
          <w:color w:val="1F497D"/>
          <w:sz w:val="24"/>
          <w:szCs w:val="24"/>
          <w:u w:val="single"/>
        </w:rPr>
        <w:t>01</w:t>
      </w:r>
      <w:r w:rsidR="00660721" w:rsidRPr="00C718C6">
        <w:rPr>
          <w:color w:val="1F497D"/>
          <w:sz w:val="24"/>
          <w:szCs w:val="24"/>
        </w:rPr>
        <w:t>:</w:t>
      </w:r>
      <w:r w:rsidR="00A27BCA" w:rsidRPr="00C718C6">
        <w:rPr>
          <w:color w:val="1F497D"/>
          <w:sz w:val="24"/>
          <w:szCs w:val="24"/>
        </w:rPr>
        <w:t xml:space="preserve"> </w:t>
      </w:r>
      <w:r w:rsidR="00671163" w:rsidRPr="00C718C6">
        <w:rPr>
          <w:color w:val="1F497D"/>
          <w:sz w:val="24"/>
          <w:szCs w:val="24"/>
        </w:rPr>
        <w:t>Quality policy of Administration-</w:t>
      </w:r>
      <w:r w:rsidR="00660721" w:rsidRPr="00C718C6">
        <w:rPr>
          <w:color w:val="1F497D"/>
          <w:sz w:val="24"/>
          <w:szCs w:val="24"/>
        </w:rPr>
        <w:t>Personnel</w:t>
      </w:r>
      <w:r w:rsidR="00671163" w:rsidRPr="00C718C6">
        <w:rPr>
          <w:color w:val="1F497D"/>
          <w:sz w:val="24"/>
          <w:szCs w:val="24"/>
        </w:rPr>
        <w:t xml:space="preserve"> Department</w:t>
      </w:r>
      <w:r w:rsidR="00A27BCA" w:rsidRPr="00C718C6">
        <w:rPr>
          <w:color w:val="1F497D"/>
          <w:sz w:val="24"/>
          <w:szCs w:val="24"/>
        </w:rPr>
        <w:t>.</w:t>
      </w:r>
    </w:p>
    <w:p w:rsidR="00876098" w:rsidRPr="00876098" w:rsidRDefault="00876098" w:rsidP="00876098">
      <w:pPr>
        <w:spacing w:before="120" w:line="360" w:lineRule="auto"/>
        <w:rPr>
          <w:sz w:val="24"/>
          <w:szCs w:val="24"/>
          <w:lang w:val="de-DE"/>
        </w:rPr>
      </w:pPr>
      <w:r w:rsidRPr="00876098">
        <w:rPr>
          <w:sz w:val="24"/>
          <w:szCs w:val="24"/>
          <w:lang w:val="de-DE"/>
        </w:rPr>
        <w:t>*) 참고: 규정은 문서/양식/프로세스 유형에 대해 일반적으로 적용됩니다. 서로 다른 제품에 사용되는 동일한 텍스트 문서의 경우 형식의 중복을 피하기 위해 해당 제품에 대한 식별 코드를 추가하십시오.</w:t>
      </w:r>
      <w:r w:rsidR="000D3238">
        <w:rPr>
          <w:sz w:val="24"/>
          <w:szCs w:val="24"/>
          <w:lang w:val="de-DE"/>
        </w:rPr>
        <w:t>공통점은 다음과 같습니다</w:t>
      </w:r>
      <w:r w:rsidRPr="00876098">
        <w:rPr>
          <w:sz w:val="24"/>
          <w:szCs w:val="24"/>
          <w:lang w:val="de-DE"/>
        </w:rPr>
        <w:t>A.XX.YY</w:t>
      </w:r>
      <w:r w:rsidR="000D3238">
        <w:rPr>
          <w:sz w:val="24"/>
          <w:szCs w:val="24"/>
          <w:lang w:val="de-DE"/>
        </w:rPr>
        <w:t>.ZZ</w:t>
      </w:r>
      <w:r w:rsidRPr="00876098">
        <w:rPr>
          <w:sz w:val="24"/>
          <w:szCs w:val="24"/>
          <w:lang w:val="de-DE"/>
        </w:rPr>
        <w:t>/피. P는 제품 식별 기호를 나타냅니다.</w:t>
      </w:r>
      <w:r w:rsidR="007A7A98">
        <w:rPr>
          <w:sz w:val="24"/>
          <w:szCs w:val="24"/>
          <w:lang w:val="de-DE"/>
        </w:rPr>
        <w:t>m</w:t>
      </w:r>
      <w:r w:rsidR="00AE0D95">
        <w:rPr>
          <w:sz w:val="24"/>
          <w:szCs w:val="24"/>
          <w:lang w:val="de-DE"/>
        </w:rPr>
        <w:t xml:space="preserve"> </w:t>
      </w:r>
      <w:r w:rsidRPr="00876098">
        <w:rPr>
          <w:sz w:val="24"/>
          <w:szCs w:val="24"/>
          <w:lang w:val="de-DE"/>
        </w:rPr>
        <w:t>거기.</w:t>
      </w:r>
      <w:r>
        <w:rPr>
          <w:sz w:val="24"/>
          <w:szCs w:val="24"/>
          <w:lang w:val="de-DE"/>
        </w:rPr>
        <w:br/>
        <w:t xml:space="preserve">예시: </w:t>
      </w:r>
      <w:r w:rsidR="007A7A98">
        <w:rPr>
          <w:sz w:val="24"/>
          <w:szCs w:val="24"/>
          <w:lang w:val="de-DE"/>
        </w:rPr>
        <w:t>항목은 PQC 단계에서 제품 모델 NX4를 확인하세요.</w:t>
      </w:r>
      <w:r>
        <w:rPr>
          <w:sz w:val="24"/>
          <w:szCs w:val="24"/>
          <w:lang w:val="de-DE"/>
        </w:rPr>
        <w:t>QM.03.00.06/</w:t>
      </w:r>
      <w:r w:rsidR="007A7A98">
        <w:rPr>
          <w:sz w:val="24"/>
          <w:szCs w:val="24"/>
          <w:lang w:val="de-DE"/>
        </w:rPr>
        <w:t>NX4</w:t>
      </w:r>
      <w:r>
        <w:rPr>
          <w:sz w:val="24"/>
          <w:szCs w:val="24"/>
          <w:lang w:val="de-DE"/>
        </w:rPr>
        <w:t>-P01</w:t>
      </w:r>
      <w:r w:rsidR="007A7A98">
        <w:rPr>
          <w:sz w:val="24"/>
          <w:szCs w:val="24"/>
          <w:lang w:val="de-DE"/>
        </w:rPr>
        <w:t xml:space="preserve"> </w:t>
      </w:r>
      <w:r w:rsidRPr="00876098">
        <w:rPr>
          <w:sz w:val="24"/>
          <w:szCs w:val="24"/>
          <w:lang w:val="de-DE"/>
        </w:rPr>
        <w:br/>
      </w:r>
      <w:r w:rsidRPr="00876098">
        <w:rPr>
          <w:b/>
          <w:bCs/>
          <w:color w:val="1F497D"/>
          <w:sz w:val="24"/>
          <w:szCs w:val="24"/>
        </w:rPr>
        <w:t>Note:</w:t>
      </w:r>
      <w:r w:rsidRPr="00876098">
        <w:rPr>
          <w:color w:val="1F497D"/>
          <w:sz w:val="24"/>
          <w:szCs w:val="24"/>
        </w:rPr>
        <w:t xml:space="preserve"> The above general rule applies to one type of document/form/procedure. For the same document used for different products, an additional product identification code shall be added to avoid duplication, following the common format: </w:t>
      </w:r>
      <w:r w:rsidRPr="00876098">
        <w:rPr>
          <w:b/>
          <w:bCs/>
          <w:color w:val="1F497D"/>
          <w:sz w:val="24"/>
          <w:szCs w:val="24"/>
        </w:rPr>
        <w:t>AA.XX.YY</w:t>
      </w:r>
      <w:r w:rsidR="000D3238">
        <w:rPr>
          <w:b/>
          <w:bCs/>
          <w:color w:val="1F497D"/>
          <w:sz w:val="24"/>
          <w:szCs w:val="24"/>
        </w:rPr>
        <w:t>.ZZ</w:t>
      </w:r>
      <w:r w:rsidRPr="00876098">
        <w:rPr>
          <w:b/>
          <w:bCs/>
          <w:color w:val="1F497D"/>
          <w:sz w:val="24"/>
          <w:szCs w:val="24"/>
        </w:rPr>
        <w:t>/P</w:t>
      </w:r>
      <w:r w:rsidRPr="00876098">
        <w:rPr>
          <w:color w:val="1F497D"/>
          <w:sz w:val="24"/>
          <w:szCs w:val="24"/>
        </w:rPr>
        <w:t xml:space="preserve">, where </w:t>
      </w:r>
      <w:r w:rsidRPr="00876098">
        <w:rPr>
          <w:b/>
          <w:bCs/>
          <w:color w:val="1F497D"/>
          <w:sz w:val="24"/>
          <w:szCs w:val="24"/>
        </w:rPr>
        <w:t>P</w:t>
      </w:r>
      <w:r w:rsidRPr="00876098">
        <w:rPr>
          <w:color w:val="1F497D"/>
          <w:sz w:val="24"/>
          <w:szCs w:val="24"/>
        </w:rPr>
        <w:t xml:space="preserve"> is the abbreviation representing the identification code of that specific product.</w:t>
      </w:r>
      <w:r>
        <w:rPr>
          <w:color w:val="1F497D"/>
          <w:sz w:val="24"/>
          <w:szCs w:val="24"/>
        </w:rPr>
        <w:br/>
      </w:r>
      <w:r w:rsidRPr="00876098">
        <w:rPr>
          <w:color w:val="1F497D"/>
          <w:sz w:val="24"/>
          <w:szCs w:val="24"/>
        </w:rPr>
        <w:t xml:space="preserve">For ex: </w:t>
      </w:r>
      <w:r w:rsidR="007A7A98" w:rsidRPr="007A7A98">
        <w:rPr>
          <w:color w:val="1F497D"/>
          <w:sz w:val="24"/>
          <w:szCs w:val="24"/>
        </w:rPr>
        <w:t>NX4 Mode</w:t>
      </w:r>
      <w:r w:rsidR="007A7A98">
        <w:rPr>
          <w:color w:val="1F497D"/>
          <w:sz w:val="24"/>
          <w:szCs w:val="24"/>
        </w:rPr>
        <w:t xml:space="preserve">l Product Inspection Standard in </w:t>
      </w:r>
      <w:r w:rsidR="007A7A98" w:rsidRPr="007A7A98">
        <w:rPr>
          <w:color w:val="1F497D"/>
          <w:sz w:val="24"/>
          <w:szCs w:val="24"/>
        </w:rPr>
        <w:t>PQC Process</w:t>
      </w:r>
      <w:r w:rsidR="007A7A98">
        <w:rPr>
          <w:color w:val="1F497D"/>
          <w:sz w:val="24"/>
          <w:szCs w:val="24"/>
        </w:rPr>
        <w:t xml:space="preserve"> QM.03.00.06/NX4</w:t>
      </w:r>
      <w:r w:rsidRPr="00876098">
        <w:rPr>
          <w:color w:val="1F497D"/>
          <w:sz w:val="24"/>
          <w:szCs w:val="24"/>
        </w:rPr>
        <w:t>-P01</w:t>
      </w:r>
    </w:p>
    <w:p w:rsidR="007D2970" w:rsidRPr="001640C6" w:rsidRDefault="001640C6" w:rsidP="00A27BCA">
      <w:pPr>
        <w:tabs>
          <w:tab w:val="left" w:pos="2127"/>
        </w:tabs>
        <w:spacing w:before="120" w:line="360" w:lineRule="auto"/>
        <w:jc w:val="both"/>
        <w:rPr>
          <w:b/>
          <w:bCs/>
          <w:iCs/>
          <w:sz w:val="24"/>
          <w:szCs w:val="24"/>
          <w:lang w:val="de-DE"/>
        </w:rPr>
      </w:pPr>
      <w:r>
        <w:rPr>
          <w:sz w:val="24"/>
          <w:szCs w:val="24"/>
          <w:lang w:val="de-DE"/>
        </w:rPr>
        <w:t xml:space="preserve">     </w:t>
      </w:r>
      <w:r w:rsidRPr="00DA1A5B">
        <w:rPr>
          <w:b/>
          <w:bCs/>
          <w:iCs/>
          <w:sz w:val="24"/>
          <w:szCs w:val="24"/>
          <w:lang w:val="de-DE"/>
        </w:rPr>
        <w:t>5.4 내용 문서</w:t>
      </w:r>
      <w:r>
        <w:rPr>
          <w:b/>
          <w:bCs/>
          <w:iCs/>
          <w:sz w:val="24"/>
          <w:szCs w:val="24"/>
          <w:lang w:val="de-DE"/>
        </w:rPr>
        <w:t>/</w:t>
      </w:r>
      <w:r w:rsidR="007D2970" w:rsidRPr="001640C6">
        <w:rPr>
          <w:b/>
          <w:bCs/>
          <w:iCs/>
          <w:color w:val="1F497D"/>
          <w:sz w:val="24"/>
          <w:szCs w:val="24"/>
          <w:lang w:val="fr-FR"/>
        </w:rPr>
        <w:t xml:space="preserve"> </w:t>
      </w:r>
      <w:r w:rsidR="00671163" w:rsidRPr="001640C6">
        <w:rPr>
          <w:b/>
          <w:bCs/>
          <w:iCs/>
          <w:color w:val="1F497D"/>
          <w:sz w:val="24"/>
          <w:szCs w:val="24"/>
          <w:lang w:val="fr-FR"/>
        </w:rPr>
        <w:t>Document contents</w:t>
      </w:r>
      <w:r w:rsidR="007D2970" w:rsidRPr="001640C6">
        <w:rPr>
          <w:b/>
          <w:bCs/>
          <w:iCs/>
          <w:color w:val="1F497D"/>
          <w:sz w:val="24"/>
          <w:szCs w:val="24"/>
          <w:lang w:val="fr-FR"/>
        </w:rPr>
        <w:t>:</w:t>
      </w:r>
    </w:p>
    <w:p w:rsidR="007D2970" w:rsidRPr="001640C6" w:rsidRDefault="001640C6" w:rsidP="007D2970">
      <w:pPr>
        <w:tabs>
          <w:tab w:val="left" w:pos="567"/>
        </w:tabs>
        <w:spacing w:line="360" w:lineRule="auto"/>
        <w:jc w:val="both"/>
        <w:outlineLvl w:val="0"/>
        <w:rPr>
          <w:b/>
          <w:bCs/>
          <w:i/>
          <w:sz w:val="24"/>
          <w:szCs w:val="24"/>
          <w:lang w:val="de-DE"/>
        </w:rPr>
      </w:pPr>
      <w:r w:rsidRPr="00D1417F">
        <w:rPr>
          <w:b/>
          <w:bCs/>
          <w:i/>
          <w:sz w:val="24"/>
          <w:szCs w:val="24"/>
          <w:lang w:val="de-DE"/>
        </w:rPr>
        <w:t>5.4.1 내용의 프로세스에는 각/모든 뮤가 포함됩니다.</w:t>
      </w:r>
      <w:r>
        <w:rPr>
          <w:b/>
          <w:bCs/>
          <w:i/>
          <w:sz w:val="24"/>
          <w:szCs w:val="24"/>
          <w:lang w:val="de-DE"/>
        </w:rPr>
        <w:t>c sau /</w:t>
      </w:r>
      <w:r w:rsidR="007D2970" w:rsidRPr="00C718C6">
        <w:rPr>
          <w:b/>
          <w:bCs/>
          <w:i/>
          <w:color w:val="1F497D"/>
          <w:sz w:val="24"/>
          <w:szCs w:val="24"/>
        </w:rPr>
        <w:t xml:space="preserve"> </w:t>
      </w:r>
      <w:r w:rsidR="00671163" w:rsidRPr="00C718C6">
        <w:rPr>
          <w:b/>
          <w:bCs/>
          <w:i/>
          <w:color w:val="1F497D"/>
          <w:sz w:val="24"/>
          <w:szCs w:val="24"/>
        </w:rPr>
        <w:t>The contents of the procedure include</w:t>
      </w:r>
      <w:r w:rsidR="007D2970" w:rsidRPr="00C718C6">
        <w:rPr>
          <w:b/>
          <w:bCs/>
          <w:i/>
          <w:color w:val="1F497D"/>
          <w:sz w:val="24"/>
          <w:szCs w:val="24"/>
        </w:rPr>
        <w:t>:</w:t>
      </w:r>
    </w:p>
    <w:p w:rsidR="001640C6" w:rsidRPr="003B526F" w:rsidRDefault="001640C6" w:rsidP="001640C6">
      <w:pPr>
        <w:spacing w:line="360" w:lineRule="auto"/>
        <w:ind w:left="992" w:hanging="283"/>
        <w:jc w:val="both"/>
        <w:rPr>
          <w:sz w:val="24"/>
          <w:szCs w:val="24"/>
          <w:lang w:val="de-DE"/>
        </w:rPr>
      </w:pPr>
      <w:r w:rsidRPr="003B526F">
        <w:rPr>
          <w:i/>
          <w:iCs/>
          <w:sz w:val="24"/>
          <w:szCs w:val="24"/>
          <w:lang w:val="de-DE"/>
        </w:rPr>
        <w:t>(1) 목적:</w:t>
      </w:r>
      <w:r w:rsidRPr="003B526F">
        <w:rPr>
          <w:sz w:val="24"/>
          <w:szCs w:val="24"/>
          <w:lang w:val="de-DE"/>
        </w:rPr>
        <w:t>문서의 목적을 명시하십시오.</w:t>
      </w:r>
    </w:p>
    <w:p w:rsidR="007D2970" w:rsidRPr="00C718C6" w:rsidRDefault="001640C6" w:rsidP="001640C6">
      <w:pPr>
        <w:spacing w:line="360" w:lineRule="auto"/>
        <w:ind w:left="992" w:hanging="283"/>
        <w:jc w:val="both"/>
        <w:rPr>
          <w:color w:val="1F497D"/>
          <w:sz w:val="24"/>
          <w:szCs w:val="24"/>
        </w:rPr>
      </w:pPr>
      <w:r w:rsidRPr="001640C6">
        <w:rPr>
          <w:i/>
          <w:iCs/>
          <w:color w:val="1F497D"/>
          <w:sz w:val="24"/>
          <w:szCs w:val="24"/>
          <w:lang w:val="de-DE"/>
        </w:rPr>
        <w:t xml:space="preserve"> </w:t>
      </w:r>
      <w:r w:rsidR="007D2970" w:rsidRPr="00C718C6">
        <w:rPr>
          <w:i/>
          <w:iCs/>
          <w:color w:val="1F497D"/>
          <w:sz w:val="24"/>
          <w:szCs w:val="24"/>
        </w:rPr>
        <w:t xml:space="preserve">(1) </w:t>
      </w:r>
      <w:r w:rsidR="00671163" w:rsidRPr="00C718C6">
        <w:rPr>
          <w:i/>
          <w:iCs/>
          <w:color w:val="1F497D"/>
          <w:sz w:val="24"/>
          <w:szCs w:val="24"/>
        </w:rPr>
        <w:t>Purpose</w:t>
      </w:r>
      <w:r w:rsidR="007D2970" w:rsidRPr="00C718C6">
        <w:rPr>
          <w:i/>
          <w:iCs/>
          <w:color w:val="1F497D"/>
          <w:sz w:val="24"/>
          <w:szCs w:val="24"/>
        </w:rPr>
        <w:t>:</w:t>
      </w:r>
      <w:r w:rsidR="007D2970" w:rsidRPr="00C718C6">
        <w:rPr>
          <w:color w:val="1F497D"/>
          <w:sz w:val="24"/>
          <w:szCs w:val="24"/>
        </w:rPr>
        <w:t xml:space="preserve"> </w:t>
      </w:r>
      <w:r w:rsidR="00671163" w:rsidRPr="00C718C6">
        <w:rPr>
          <w:color w:val="1F497D"/>
          <w:sz w:val="24"/>
          <w:szCs w:val="24"/>
        </w:rPr>
        <w:t>States the purpose of the document</w:t>
      </w:r>
      <w:r w:rsidR="007D2970" w:rsidRPr="00C718C6">
        <w:rPr>
          <w:color w:val="1F497D"/>
          <w:sz w:val="24"/>
          <w:szCs w:val="24"/>
        </w:rPr>
        <w:t>.</w:t>
      </w:r>
    </w:p>
    <w:p w:rsidR="001640C6" w:rsidRPr="001E4534" w:rsidRDefault="001640C6" w:rsidP="001640C6">
      <w:pPr>
        <w:spacing w:line="360" w:lineRule="auto"/>
        <w:ind w:left="992" w:hanging="283"/>
        <w:jc w:val="both"/>
        <w:rPr>
          <w:sz w:val="24"/>
          <w:szCs w:val="24"/>
          <w:lang w:val="de-DE"/>
        </w:rPr>
      </w:pPr>
      <w:r w:rsidRPr="001E4534">
        <w:rPr>
          <w:i/>
          <w:iCs/>
          <w:sz w:val="24"/>
          <w:szCs w:val="24"/>
          <w:lang w:val="de-DE"/>
        </w:rPr>
        <w:t>(2) 적용 범위:</w:t>
      </w:r>
      <w:r w:rsidRPr="001E4534">
        <w:rPr>
          <w:sz w:val="24"/>
          <w:szCs w:val="24"/>
          <w:lang w:val="de-DE"/>
        </w:rPr>
        <w:t>해당 문서가 적용된 범위를 명시하십시오.</w:t>
      </w:r>
    </w:p>
    <w:p w:rsidR="007D2970" w:rsidRPr="00C718C6" w:rsidRDefault="001640C6" w:rsidP="001640C6">
      <w:pPr>
        <w:spacing w:line="360" w:lineRule="auto"/>
        <w:ind w:left="992" w:hanging="283"/>
        <w:jc w:val="both"/>
        <w:rPr>
          <w:color w:val="1F497D"/>
          <w:sz w:val="24"/>
          <w:szCs w:val="24"/>
        </w:rPr>
      </w:pPr>
      <w:r w:rsidRPr="00C718C6">
        <w:rPr>
          <w:i/>
          <w:iCs/>
          <w:color w:val="1F497D"/>
          <w:sz w:val="24"/>
          <w:szCs w:val="24"/>
        </w:rPr>
        <w:t xml:space="preserve"> </w:t>
      </w:r>
      <w:r w:rsidR="007D2970" w:rsidRPr="00C718C6">
        <w:rPr>
          <w:i/>
          <w:iCs/>
          <w:color w:val="1F497D"/>
          <w:sz w:val="24"/>
          <w:szCs w:val="24"/>
        </w:rPr>
        <w:t xml:space="preserve">(2) </w:t>
      </w:r>
      <w:r w:rsidR="00671163" w:rsidRPr="00C718C6">
        <w:rPr>
          <w:i/>
          <w:iCs/>
          <w:color w:val="1F497D"/>
          <w:sz w:val="24"/>
          <w:szCs w:val="24"/>
        </w:rPr>
        <w:t>Scope of application</w:t>
      </w:r>
      <w:r w:rsidR="007D2970" w:rsidRPr="00C718C6">
        <w:rPr>
          <w:i/>
          <w:iCs/>
          <w:color w:val="1F497D"/>
          <w:sz w:val="24"/>
          <w:szCs w:val="24"/>
        </w:rPr>
        <w:t>:</w:t>
      </w:r>
      <w:r w:rsidR="007D2970" w:rsidRPr="00C718C6">
        <w:rPr>
          <w:color w:val="1F497D"/>
          <w:sz w:val="24"/>
          <w:szCs w:val="24"/>
        </w:rPr>
        <w:t xml:space="preserve"> </w:t>
      </w:r>
      <w:r w:rsidR="00671163" w:rsidRPr="00C718C6">
        <w:rPr>
          <w:color w:val="1F497D"/>
          <w:sz w:val="24"/>
          <w:szCs w:val="24"/>
        </w:rPr>
        <w:t>Indicates the extent to which the document is applicable</w:t>
      </w:r>
      <w:r w:rsidR="007D2970" w:rsidRPr="00C718C6">
        <w:rPr>
          <w:color w:val="1F497D"/>
          <w:sz w:val="24"/>
          <w:szCs w:val="24"/>
        </w:rPr>
        <w:t>.</w:t>
      </w:r>
    </w:p>
    <w:p w:rsidR="001640C6" w:rsidRPr="001E4534" w:rsidRDefault="001640C6" w:rsidP="001640C6">
      <w:pPr>
        <w:spacing w:line="360" w:lineRule="auto"/>
        <w:ind w:left="992" w:hanging="283"/>
        <w:jc w:val="both"/>
        <w:rPr>
          <w:sz w:val="24"/>
          <w:szCs w:val="24"/>
          <w:lang w:val="de-DE"/>
        </w:rPr>
      </w:pPr>
      <w:r w:rsidRPr="001E4534">
        <w:rPr>
          <w:i/>
          <w:iCs/>
          <w:sz w:val="24"/>
          <w:szCs w:val="24"/>
          <w:lang w:val="de-DE"/>
        </w:rPr>
        <w:t>(3) 문서는 다음을 가리킨다.</w:t>
      </w:r>
      <w:r w:rsidRPr="001E4534">
        <w:rPr>
          <w:sz w:val="24"/>
          <w:szCs w:val="24"/>
          <w:lang w:val="de-DE"/>
        </w:rPr>
        <w:t>문서 나열하기/사용된 초안 또는 실행 프로세스.</w:t>
      </w:r>
    </w:p>
    <w:p w:rsidR="007D2970" w:rsidRPr="00C718C6" w:rsidRDefault="001640C6" w:rsidP="001640C6">
      <w:pPr>
        <w:spacing w:line="360" w:lineRule="auto"/>
        <w:ind w:left="992" w:hanging="283"/>
        <w:jc w:val="both"/>
        <w:rPr>
          <w:color w:val="1F497D"/>
          <w:sz w:val="24"/>
          <w:szCs w:val="24"/>
        </w:rPr>
      </w:pPr>
      <w:r w:rsidRPr="00C718C6">
        <w:rPr>
          <w:i/>
          <w:iCs/>
          <w:color w:val="1F497D"/>
          <w:sz w:val="24"/>
          <w:szCs w:val="24"/>
        </w:rPr>
        <w:t xml:space="preserve"> </w:t>
      </w:r>
      <w:r w:rsidR="007D2970" w:rsidRPr="00C718C6">
        <w:rPr>
          <w:i/>
          <w:iCs/>
          <w:color w:val="1F497D"/>
          <w:sz w:val="24"/>
          <w:szCs w:val="24"/>
        </w:rPr>
        <w:t xml:space="preserve">(3) </w:t>
      </w:r>
      <w:r w:rsidR="00671163" w:rsidRPr="00C718C6">
        <w:rPr>
          <w:i/>
          <w:iCs/>
          <w:color w:val="1F497D"/>
          <w:sz w:val="24"/>
          <w:szCs w:val="24"/>
        </w:rPr>
        <w:t>Reference</w:t>
      </w:r>
      <w:r w:rsidR="00A5588E" w:rsidRPr="00C718C6">
        <w:rPr>
          <w:i/>
          <w:iCs/>
          <w:color w:val="1F497D"/>
          <w:sz w:val="24"/>
          <w:szCs w:val="24"/>
        </w:rPr>
        <w:t>s</w:t>
      </w:r>
      <w:r w:rsidR="007D2970" w:rsidRPr="00C718C6">
        <w:rPr>
          <w:i/>
          <w:iCs/>
          <w:color w:val="1F497D"/>
          <w:sz w:val="24"/>
          <w:szCs w:val="24"/>
        </w:rPr>
        <w:t>:</w:t>
      </w:r>
      <w:r w:rsidR="007D2970" w:rsidRPr="00C718C6">
        <w:rPr>
          <w:color w:val="1F497D"/>
          <w:sz w:val="24"/>
          <w:szCs w:val="24"/>
        </w:rPr>
        <w:t xml:space="preserve"> </w:t>
      </w:r>
      <w:r w:rsidR="00A5588E" w:rsidRPr="00C718C6">
        <w:rPr>
          <w:color w:val="1F497D"/>
          <w:sz w:val="24"/>
          <w:szCs w:val="24"/>
        </w:rPr>
        <w:t>List the documents used when drafting or executing a procedure</w:t>
      </w:r>
      <w:r w:rsidR="007D2970" w:rsidRPr="00C718C6">
        <w:rPr>
          <w:color w:val="1F497D"/>
          <w:sz w:val="24"/>
          <w:szCs w:val="24"/>
        </w:rPr>
        <w:t>.</w:t>
      </w:r>
    </w:p>
    <w:p w:rsidR="001640C6" w:rsidRPr="001E4534" w:rsidRDefault="001640C6" w:rsidP="001640C6">
      <w:pPr>
        <w:spacing w:line="360" w:lineRule="auto"/>
        <w:ind w:left="992" w:hanging="283"/>
        <w:jc w:val="both"/>
        <w:rPr>
          <w:sz w:val="24"/>
          <w:szCs w:val="24"/>
          <w:lang w:val="de-DE"/>
        </w:rPr>
      </w:pPr>
      <w:r w:rsidRPr="001E4534">
        <w:rPr>
          <w:i/>
          <w:iCs/>
          <w:sz w:val="24"/>
          <w:szCs w:val="24"/>
          <w:lang w:val="de-DE"/>
        </w:rPr>
        <w:t>(4) 정의:</w:t>
      </w:r>
      <w:r w:rsidRPr="001E4534">
        <w:rPr>
          <w:sz w:val="24"/>
          <w:szCs w:val="24"/>
          <w:lang w:val="de-DE"/>
        </w:rPr>
        <w:t>정의 각/모든 개념을 새로 또는 각/모든 약어 중 문서(만약 있음/있다)를 명시합니다.</w:t>
      </w:r>
    </w:p>
    <w:p w:rsidR="007D2970" w:rsidRPr="00C718C6" w:rsidRDefault="001640C6" w:rsidP="001640C6">
      <w:pPr>
        <w:spacing w:line="360" w:lineRule="auto"/>
        <w:ind w:left="992" w:hanging="283"/>
        <w:jc w:val="both"/>
        <w:rPr>
          <w:color w:val="1F497D"/>
          <w:sz w:val="24"/>
          <w:szCs w:val="24"/>
        </w:rPr>
      </w:pPr>
      <w:r w:rsidRPr="00C718C6">
        <w:rPr>
          <w:i/>
          <w:iCs/>
          <w:color w:val="1F497D"/>
          <w:sz w:val="24"/>
          <w:szCs w:val="24"/>
        </w:rPr>
        <w:t xml:space="preserve"> </w:t>
      </w:r>
      <w:r w:rsidR="007D2970" w:rsidRPr="00C718C6">
        <w:rPr>
          <w:i/>
          <w:iCs/>
          <w:color w:val="1F497D"/>
          <w:sz w:val="24"/>
          <w:szCs w:val="24"/>
        </w:rPr>
        <w:t xml:space="preserve">(4) </w:t>
      </w:r>
      <w:r w:rsidR="00A5588E" w:rsidRPr="00C718C6">
        <w:rPr>
          <w:i/>
          <w:iCs/>
          <w:color w:val="1F497D"/>
          <w:sz w:val="24"/>
          <w:szCs w:val="24"/>
        </w:rPr>
        <w:t>Definition</w:t>
      </w:r>
      <w:r w:rsidR="00D23685" w:rsidRPr="00C718C6">
        <w:rPr>
          <w:i/>
          <w:iCs/>
          <w:color w:val="1F497D"/>
          <w:sz w:val="24"/>
          <w:szCs w:val="24"/>
        </w:rPr>
        <w:t>s</w:t>
      </w:r>
      <w:r w:rsidR="007D2970" w:rsidRPr="00C718C6">
        <w:rPr>
          <w:i/>
          <w:iCs/>
          <w:color w:val="1F497D"/>
          <w:sz w:val="24"/>
          <w:szCs w:val="24"/>
        </w:rPr>
        <w:t>:</w:t>
      </w:r>
      <w:r w:rsidR="007D2970" w:rsidRPr="00C718C6">
        <w:rPr>
          <w:color w:val="1F497D"/>
          <w:sz w:val="24"/>
          <w:szCs w:val="24"/>
        </w:rPr>
        <w:t xml:space="preserve"> </w:t>
      </w:r>
      <w:r w:rsidR="00D23685" w:rsidRPr="00C718C6">
        <w:rPr>
          <w:color w:val="1F497D"/>
          <w:sz w:val="24"/>
          <w:szCs w:val="24"/>
        </w:rPr>
        <w:t>Identify new concepts or abbreviations in the document (if applicable).</w:t>
      </w:r>
    </w:p>
    <w:p w:rsidR="001640C6" w:rsidRPr="001E4534" w:rsidRDefault="001640C6" w:rsidP="001640C6">
      <w:pPr>
        <w:spacing w:line="360" w:lineRule="auto"/>
        <w:ind w:left="992" w:hanging="283"/>
        <w:jc w:val="both"/>
        <w:rPr>
          <w:sz w:val="24"/>
          <w:szCs w:val="24"/>
          <w:lang w:val="de-DE"/>
        </w:rPr>
      </w:pPr>
      <w:r w:rsidRPr="001E4534">
        <w:rPr>
          <w:i/>
          <w:iCs/>
          <w:sz w:val="24"/>
          <w:szCs w:val="24"/>
          <w:lang w:val="de-DE"/>
        </w:rPr>
        <w:t>(5) 내용:</w:t>
      </w:r>
      <w:r w:rsidRPr="001E4534">
        <w:rPr>
          <w:sz w:val="24"/>
          <w:szCs w:val="24"/>
          <w:lang w:val="de-DE"/>
        </w:rPr>
        <w:t>진행과정의 상세내용을 기술합니다.</w:t>
      </w:r>
    </w:p>
    <w:p w:rsidR="007D2970" w:rsidRPr="00C718C6" w:rsidRDefault="001640C6" w:rsidP="001640C6">
      <w:pPr>
        <w:spacing w:line="360" w:lineRule="auto"/>
        <w:ind w:left="992" w:hanging="283"/>
        <w:jc w:val="both"/>
        <w:rPr>
          <w:color w:val="1F497D"/>
          <w:sz w:val="24"/>
          <w:szCs w:val="24"/>
        </w:rPr>
      </w:pPr>
      <w:r w:rsidRPr="00C718C6">
        <w:rPr>
          <w:i/>
          <w:iCs/>
          <w:color w:val="1F497D"/>
          <w:sz w:val="24"/>
          <w:szCs w:val="24"/>
        </w:rPr>
        <w:t xml:space="preserve"> </w:t>
      </w:r>
      <w:r w:rsidR="007D2970" w:rsidRPr="00C718C6">
        <w:rPr>
          <w:i/>
          <w:iCs/>
          <w:color w:val="1F497D"/>
          <w:sz w:val="24"/>
          <w:szCs w:val="24"/>
        </w:rPr>
        <w:t xml:space="preserve">(5) </w:t>
      </w:r>
      <w:r w:rsidR="00D23685" w:rsidRPr="00C718C6">
        <w:rPr>
          <w:i/>
          <w:iCs/>
          <w:color w:val="1F497D"/>
          <w:sz w:val="24"/>
          <w:szCs w:val="24"/>
        </w:rPr>
        <w:t>Contents</w:t>
      </w:r>
      <w:r w:rsidR="007D2970" w:rsidRPr="00C718C6">
        <w:rPr>
          <w:i/>
          <w:iCs/>
          <w:color w:val="1F497D"/>
          <w:sz w:val="24"/>
          <w:szCs w:val="24"/>
        </w:rPr>
        <w:t>:</w:t>
      </w:r>
      <w:r w:rsidR="00D23685" w:rsidRPr="00C718C6">
        <w:rPr>
          <w:color w:val="1F497D"/>
          <w:sz w:val="24"/>
          <w:szCs w:val="24"/>
        </w:rPr>
        <w:t xml:space="preserve"> State the detailed contents of the procedures</w:t>
      </w:r>
    </w:p>
    <w:p w:rsidR="001640C6" w:rsidRPr="003B526F" w:rsidRDefault="001640C6" w:rsidP="001640C6">
      <w:pPr>
        <w:spacing w:line="360" w:lineRule="auto"/>
        <w:ind w:left="992" w:hanging="283"/>
        <w:jc w:val="both"/>
        <w:rPr>
          <w:sz w:val="24"/>
          <w:szCs w:val="24"/>
          <w:lang w:val="es-ES_tradnl"/>
        </w:rPr>
      </w:pPr>
      <w:r w:rsidRPr="003B526F">
        <w:rPr>
          <w:i/>
          <w:iCs/>
          <w:sz w:val="24"/>
          <w:szCs w:val="24"/>
          <w:lang w:val="es-ES_tradnl"/>
        </w:rPr>
        <w:t>(6) 기록 보관:</w:t>
      </w:r>
      <w:r>
        <w:rPr>
          <w:sz w:val="24"/>
          <w:szCs w:val="24"/>
          <w:lang w:val="es-ES_tradnl"/>
        </w:rPr>
        <w:t>상태 각/모든 파일을 저장하고, 배치해야 합니다.</w:t>
      </w:r>
      <w:r w:rsidRPr="003B526F">
        <w:rPr>
          <w:sz w:val="24"/>
          <w:szCs w:val="24"/>
          <w:lang w:val="es-ES_tradnl"/>
        </w:rPr>
        <w:t>저장 및/와 저장 시간 각/기록하는 모든 것.</w:t>
      </w:r>
    </w:p>
    <w:p w:rsidR="007D2970" w:rsidRPr="00C718C6" w:rsidRDefault="001640C6" w:rsidP="001640C6">
      <w:pPr>
        <w:spacing w:line="360" w:lineRule="auto"/>
        <w:ind w:left="992" w:hanging="283"/>
        <w:jc w:val="both"/>
        <w:rPr>
          <w:color w:val="1F497D"/>
          <w:sz w:val="24"/>
          <w:szCs w:val="24"/>
        </w:rPr>
      </w:pPr>
      <w:r w:rsidRPr="00C718C6">
        <w:rPr>
          <w:i/>
          <w:iCs/>
          <w:color w:val="1F497D"/>
          <w:sz w:val="24"/>
          <w:szCs w:val="24"/>
        </w:rPr>
        <w:t xml:space="preserve"> </w:t>
      </w:r>
      <w:r w:rsidR="007D2970" w:rsidRPr="00C718C6">
        <w:rPr>
          <w:i/>
          <w:iCs/>
          <w:color w:val="1F497D"/>
          <w:sz w:val="24"/>
          <w:szCs w:val="24"/>
        </w:rPr>
        <w:t xml:space="preserve">(6) </w:t>
      </w:r>
      <w:r w:rsidR="00D23685" w:rsidRPr="00C718C6">
        <w:rPr>
          <w:i/>
          <w:iCs/>
          <w:color w:val="1F497D"/>
          <w:sz w:val="24"/>
          <w:szCs w:val="24"/>
        </w:rPr>
        <w:t>Archives</w:t>
      </w:r>
      <w:r w:rsidR="007D2970" w:rsidRPr="00C718C6">
        <w:rPr>
          <w:i/>
          <w:iCs/>
          <w:color w:val="1F497D"/>
          <w:sz w:val="24"/>
          <w:szCs w:val="24"/>
        </w:rPr>
        <w:t>:</w:t>
      </w:r>
      <w:r w:rsidR="00ED512D" w:rsidRPr="00C718C6">
        <w:rPr>
          <w:color w:val="1F497D"/>
          <w:sz w:val="24"/>
          <w:szCs w:val="24"/>
        </w:rPr>
        <w:t xml:space="preserve"> </w:t>
      </w:r>
      <w:r w:rsidR="00C63CD7" w:rsidRPr="00C718C6">
        <w:rPr>
          <w:color w:val="1F497D"/>
          <w:sz w:val="24"/>
          <w:szCs w:val="24"/>
        </w:rPr>
        <w:t>Indicate the records to be kept, archive and archive duration</w:t>
      </w:r>
    </w:p>
    <w:p w:rsidR="001640C6" w:rsidRPr="003B526F" w:rsidRDefault="001640C6" w:rsidP="001640C6">
      <w:pPr>
        <w:spacing w:line="360" w:lineRule="auto"/>
        <w:ind w:left="992" w:hanging="283"/>
        <w:jc w:val="both"/>
        <w:rPr>
          <w:sz w:val="24"/>
          <w:szCs w:val="24"/>
          <w:lang w:val="es-ES_tradnl"/>
        </w:rPr>
      </w:pPr>
      <w:r w:rsidRPr="003B526F">
        <w:rPr>
          <w:i/>
          <w:iCs/>
          <w:sz w:val="24"/>
          <w:szCs w:val="24"/>
          <w:lang w:val="es-ES_tradnl"/>
        </w:rPr>
        <w:t>(7) 부록:</w:t>
      </w:r>
      <w:r w:rsidRPr="003B526F">
        <w:rPr>
          <w:sz w:val="24"/>
          <w:szCs w:val="24"/>
          <w:lang w:val="es-ES_tradnl"/>
        </w:rPr>
        <w:t>상태 각/모든 양식 및/와 통역 문서가 이에 따라 설정되어야 합니다(만약 있음/있다).</w:t>
      </w:r>
    </w:p>
    <w:p w:rsidR="007D2970" w:rsidRPr="00C718C6" w:rsidRDefault="001640C6" w:rsidP="001640C6">
      <w:pPr>
        <w:spacing w:line="360" w:lineRule="auto"/>
        <w:ind w:left="992" w:hanging="283"/>
        <w:jc w:val="both"/>
        <w:rPr>
          <w:color w:val="1F497D"/>
          <w:sz w:val="24"/>
          <w:szCs w:val="24"/>
        </w:rPr>
      </w:pPr>
      <w:r w:rsidRPr="00C718C6">
        <w:rPr>
          <w:i/>
          <w:iCs/>
          <w:color w:val="1F497D"/>
          <w:sz w:val="24"/>
          <w:szCs w:val="24"/>
        </w:rPr>
        <w:t xml:space="preserve"> </w:t>
      </w:r>
      <w:r w:rsidR="007D2970" w:rsidRPr="00C718C6">
        <w:rPr>
          <w:i/>
          <w:iCs/>
          <w:color w:val="1F497D"/>
          <w:sz w:val="24"/>
          <w:szCs w:val="24"/>
        </w:rPr>
        <w:t xml:space="preserve">(7) </w:t>
      </w:r>
      <w:r w:rsidR="00C63CD7" w:rsidRPr="00C718C6">
        <w:rPr>
          <w:i/>
          <w:iCs/>
          <w:color w:val="1F497D"/>
          <w:sz w:val="24"/>
          <w:szCs w:val="24"/>
        </w:rPr>
        <w:t>Appendices</w:t>
      </w:r>
      <w:r w:rsidR="007D2970" w:rsidRPr="00C718C6">
        <w:rPr>
          <w:i/>
          <w:iCs/>
          <w:color w:val="1F497D"/>
          <w:sz w:val="24"/>
          <w:szCs w:val="24"/>
        </w:rPr>
        <w:t>:</w:t>
      </w:r>
      <w:r w:rsidR="00C54670" w:rsidRPr="00C718C6">
        <w:rPr>
          <w:color w:val="1F497D"/>
          <w:sz w:val="24"/>
          <w:szCs w:val="24"/>
        </w:rPr>
        <w:t xml:space="preserve"> Indicate the necessary forms and explanatory documents (if any).</w:t>
      </w:r>
    </w:p>
    <w:p w:rsidR="001640C6" w:rsidRDefault="001640C6" w:rsidP="001640C6">
      <w:pPr>
        <w:tabs>
          <w:tab w:val="left" w:pos="567"/>
        </w:tabs>
        <w:spacing w:line="360" w:lineRule="auto"/>
        <w:jc w:val="both"/>
        <w:outlineLvl w:val="0"/>
        <w:rPr>
          <w:b/>
          <w:bCs/>
          <w:i/>
          <w:sz w:val="24"/>
          <w:szCs w:val="24"/>
          <w:lang w:val="es-ES_tradnl"/>
        </w:rPr>
      </w:pPr>
      <w:r w:rsidRPr="00D1417F">
        <w:rPr>
          <w:b/>
          <w:bCs/>
          <w:i/>
          <w:sz w:val="24"/>
          <w:szCs w:val="24"/>
          <w:lang w:val="es-ES_tradnl"/>
        </w:rPr>
        <w:t>5.4.2 규정, 지침 할 수 있음에는 에따르는 내용의 문서에 따라 같이/처럼 프로세스 또는 적음이 포함됩니다.</w:t>
      </w:r>
    </w:p>
    <w:p w:rsidR="007D2970" w:rsidRPr="00C718C6" w:rsidRDefault="00ED512D" w:rsidP="007D2970">
      <w:pPr>
        <w:tabs>
          <w:tab w:val="left" w:pos="567"/>
        </w:tabs>
        <w:spacing w:line="360" w:lineRule="auto"/>
        <w:jc w:val="both"/>
        <w:outlineLvl w:val="0"/>
        <w:rPr>
          <w:b/>
          <w:bCs/>
          <w:i/>
          <w:color w:val="1F497D"/>
          <w:sz w:val="24"/>
          <w:szCs w:val="24"/>
        </w:rPr>
      </w:pPr>
      <w:r w:rsidRPr="00C718C6">
        <w:rPr>
          <w:b/>
          <w:bCs/>
          <w:i/>
          <w:color w:val="1F497D"/>
          <w:sz w:val="24"/>
          <w:szCs w:val="24"/>
        </w:rPr>
        <w:t>5.4.2</w:t>
      </w:r>
      <w:r w:rsidR="007D2970" w:rsidRPr="00C718C6">
        <w:rPr>
          <w:b/>
          <w:bCs/>
          <w:i/>
          <w:color w:val="1F497D"/>
          <w:sz w:val="24"/>
          <w:szCs w:val="24"/>
        </w:rPr>
        <w:t xml:space="preserve"> </w:t>
      </w:r>
      <w:r w:rsidR="00833044" w:rsidRPr="00C718C6">
        <w:rPr>
          <w:b/>
          <w:bCs/>
          <w:i/>
          <w:color w:val="1F497D"/>
          <w:sz w:val="24"/>
          <w:szCs w:val="24"/>
        </w:rPr>
        <w:t>The contents of the regulations or guidelines may consist of 7 items as procedure or less depending on the contents of the document.</w:t>
      </w:r>
    </w:p>
    <w:p w:rsidR="001640C6" w:rsidRDefault="001640C6" w:rsidP="007D2970">
      <w:pPr>
        <w:spacing w:before="120" w:line="360" w:lineRule="auto"/>
        <w:jc w:val="both"/>
        <w:rPr>
          <w:b/>
          <w:bCs/>
          <w:iCs/>
          <w:color w:val="1F497D"/>
          <w:sz w:val="24"/>
          <w:szCs w:val="24"/>
        </w:rPr>
      </w:pPr>
    </w:p>
    <w:p w:rsidR="001640C6" w:rsidRPr="003B526F" w:rsidRDefault="001640C6" w:rsidP="001640C6">
      <w:pPr>
        <w:spacing w:before="120" w:line="360" w:lineRule="auto"/>
        <w:jc w:val="both"/>
        <w:rPr>
          <w:b/>
          <w:bCs/>
          <w:sz w:val="24"/>
          <w:szCs w:val="24"/>
          <w:lang w:val="es-ES_tradnl"/>
        </w:rPr>
      </w:pPr>
      <w:r w:rsidRPr="00D1417F">
        <w:rPr>
          <w:b/>
          <w:bCs/>
          <w:iCs/>
          <w:sz w:val="24"/>
          <w:szCs w:val="24"/>
          <w:lang w:val="es-ES_tradnl"/>
        </w:rPr>
        <w:t>5.5 권한 부여 각/모든 유형의 문서 작성 및/와 승인</w:t>
      </w:r>
      <w:r w:rsidRPr="003B526F">
        <w:rPr>
          <w:b/>
          <w:bCs/>
          <w:i/>
          <w:iCs/>
          <w:sz w:val="24"/>
          <w:szCs w:val="24"/>
          <w:lang w:val="es-ES_tradnl"/>
        </w:rPr>
        <w:t>:</w:t>
      </w:r>
      <w:r w:rsidRPr="003B526F">
        <w:rPr>
          <w:b/>
          <w:bCs/>
          <w:sz w:val="24"/>
          <w:szCs w:val="24"/>
          <w:lang w:val="es-ES_tradnl"/>
        </w:rPr>
        <w:t xml:space="preserve"> </w:t>
      </w:r>
      <w:r w:rsidRPr="003B526F">
        <w:rPr>
          <w:sz w:val="24"/>
          <w:szCs w:val="24"/>
          <w:lang w:val="es-ES_tradnl"/>
        </w:rPr>
        <w:t>에 따라 계층 구조 규정의</w:t>
      </w:r>
      <w:r>
        <w:rPr>
          <w:sz w:val="24"/>
          <w:szCs w:val="24"/>
          <w:lang w:val="es-ES_tradnl"/>
        </w:rPr>
        <w:t>회사</w:t>
      </w:r>
      <w:r w:rsidRPr="003B526F">
        <w:rPr>
          <w:sz w:val="24"/>
          <w:szCs w:val="24"/>
          <w:lang w:val="es-ES_tradnl"/>
        </w:rPr>
        <w:t xml:space="preserve"> 같이/처럼 후:</w:t>
      </w:r>
    </w:p>
    <w:p w:rsidR="007D2970" w:rsidRDefault="007D2970" w:rsidP="007D2970">
      <w:pPr>
        <w:spacing w:before="120" w:line="360" w:lineRule="auto"/>
        <w:jc w:val="both"/>
        <w:rPr>
          <w:color w:val="1F497D"/>
          <w:sz w:val="24"/>
          <w:szCs w:val="24"/>
        </w:rPr>
      </w:pPr>
      <w:r w:rsidRPr="00C718C6">
        <w:rPr>
          <w:b/>
          <w:bCs/>
          <w:iCs/>
          <w:color w:val="1F497D"/>
          <w:sz w:val="24"/>
          <w:szCs w:val="24"/>
        </w:rPr>
        <w:t xml:space="preserve">5.5 </w:t>
      </w:r>
      <w:r w:rsidR="00D62E2F" w:rsidRPr="00C718C6">
        <w:rPr>
          <w:b/>
          <w:bCs/>
          <w:iCs/>
          <w:color w:val="1F497D"/>
          <w:sz w:val="24"/>
          <w:szCs w:val="24"/>
        </w:rPr>
        <w:t>Responsibility for writing and approving types of documents</w:t>
      </w:r>
      <w:r w:rsidRPr="00C718C6">
        <w:rPr>
          <w:b/>
          <w:bCs/>
          <w:i/>
          <w:iCs/>
          <w:color w:val="1F497D"/>
          <w:sz w:val="24"/>
          <w:szCs w:val="24"/>
        </w:rPr>
        <w:t>:</w:t>
      </w:r>
      <w:r w:rsidRPr="00C718C6">
        <w:rPr>
          <w:b/>
          <w:bCs/>
          <w:color w:val="1F497D"/>
          <w:sz w:val="24"/>
          <w:szCs w:val="24"/>
        </w:rPr>
        <w:t xml:space="preserve"> </w:t>
      </w:r>
      <w:r w:rsidR="009C0814" w:rsidRPr="00C718C6">
        <w:rPr>
          <w:color w:val="1F497D"/>
          <w:sz w:val="24"/>
          <w:szCs w:val="24"/>
        </w:rPr>
        <w:t>according to the Company’s management decentralization regulations as follows</w:t>
      </w:r>
      <w:r w:rsidR="00BC4635" w:rsidRPr="00C718C6">
        <w:rPr>
          <w:color w:val="1F497D"/>
          <w:sz w:val="24"/>
          <w:szCs w:val="24"/>
        </w:rPr>
        <w:t>:</w:t>
      </w:r>
    </w:p>
    <w:p w:rsidR="000D3238" w:rsidRPr="00C718C6" w:rsidRDefault="000D3238" w:rsidP="007D2970">
      <w:pPr>
        <w:spacing w:before="120" w:line="360" w:lineRule="auto"/>
        <w:jc w:val="both"/>
        <w:rPr>
          <w:b/>
          <w:bCs/>
          <w:color w:val="1F497D"/>
          <w:sz w:val="24"/>
          <w:szCs w:val="24"/>
        </w:rPr>
      </w:pPr>
    </w:p>
    <w:tbl>
      <w:tblPr>
        <w:tblW w:w="9480" w:type="dxa"/>
        <w:tblInd w:w="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00"/>
        <w:gridCol w:w="2280"/>
        <w:gridCol w:w="1920"/>
        <w:gridCol w:w="1680"/>
      </w:tblGrid>
      <w:tr w:rsidR="001640C6" w:rsidRPr="00C718C6" w:rsidTr="001640C6">
        <w:tblPrEx>
          <w:tblCellMar>
            <w:top w:w="0" w:type="dxa"/>
            <w:bottom w:w="0" w:type="dxa"/>
          </w:tblCellMar>
        </w:tblPrEx>
        <w:tc>
          <w:tcPr>
            <w:tcW w:w="3600" w:type="dxa"/>
            <w:tcBorders>
              <w:top w:val="single" w:sz="4" w:space="0" w:color="auto"/>
              <w:left w:val="single" w:sz="4" w:space="0" w:color="auto"/>
              <w:bottom w:val="nil"/>
              <w:right w:val="single" w:sz="4" w:space="0" w:color="auto"/>
            </w:tcBorders>
            <w:vAlign w:val="center"/>
          </w:tcPr>
          <w:p w:rsidR="001640C6" w:rsidRPr="00884E4F" w:rsidRDefault="001640C6" w:rsidP="00281E8E">
            <w:pPr>
              <w:spacing w:before="120" w:after="120"/>
              <w:jc w:val="center"/>
              <w:rPr>
                <w:b/>
                <w:bCs/>
                <w:sz w:val="24"/>
                <w:szCs w:val="24"/>
                <w:lang w:val="en-GB"/>
              </w:rPr>
            </w:pPr>
            <w:r w:rsidRPr="00884E4F">
              <w:rPr>
                <w:b/>
                <w:bCs/>
                <w:sz w:val="24"/>
                <w:szCs w:val="24"/>
                <w:lang w:val="en-GB"/>
              </w:rPr>
              <w:t>문서 유형</w:t>
            </w:r>
          </w:p>
        </w:tc>
        <w:tc>
          <w:tcPr>
            <w:tcW w:w="2280" w:type="dxa"/>
            <w:tcBorders>
              <w:top w:val="single" w:sz="4" w:space="0" w:color="auto"/>
              <w:left w:val="single" w:sz="4" w:space="0" w:color="auto"/>
              <w:bottom w:val="nil"/>
              <w:right w:val="single" w:sz="4" w:space="0" w:color="auto"/>
            </w:tcBorders>
            <w:vAlign w:val="center"/>
          </w:tcPr>
          <w:p w:rsidR="001640C6" w:rsidRPr="00884E4F" w:rsidRDefault="001640C6" w:rsidP="00281E8E">
            <w:pPr>
              <w:spacing w:before="120" w:after="120"/>
              <w:jc w:val="center"/>
              <w:rPr>
                <w:b/>
                <w:bCs/>
                <w:sz w:val="24"/>
                <w:szCs w:val="24"/>
                <w:lang w:val="en-GB"/>
              </w:rPr>
            </w:pPr>
            <w:r w:rsidRPr="00884E4F">
              <w:rPr>
                <w:b/>
                <w:bCs/>
                <w:sz w:val="24"/>
                <w:szCs w:val="24"/>
                <w:lang w:val="en-GB"/>
              </w:rPr>
              <w:t>책임은 썼다</w:t>
            </w:r>
          </w:p>
        </w:tc>
        <w:tc>
          <w:tcPr>
            <w:tcW w:w="1920" w:type="dxa"/>
            <w:tcBorders>
              <w:top w:val="single" w:sz="4" w:space="0" w:color="auto"/>
              <w:left w:val="single" w:sz="4" w:space="0" w:color="auto"/>
              <w:bottom w:val="nil"/>
              <w:right w:val="single" w:sz="4" w:space="0" w:color="auto"/>
            </w:tcBorders>
          </w:tcPr>
          <w:p w:rsidR="001640C6" w:rsidRPr="00884E4F" w:rsidRDefault="001640C6" w:rsidP="00281E8E">
            <w:pPr>
              <w:spacing w:before="120" w:after="120"/>
              <w:jc w:val="center"/>
              <w:rPr>
                <w:b/>
                <w:bCs/>
                <w:sz w:val="24"/>
                <w:szCs w:val="24"/>
                <w:lang w:val="en-GB"/>
              </w:rPr>
            </w:pPr>
            <w:r w:rsidRPr="00884E4F">
              <w:rPr>
                <w:b/>
                <w:bCs/>
                <w:sz w:val="24"/>
                <w:szCs w:val="24"/>
                <w:lang w:val="en-GB"/>
              </w:rPr>
              <w:t>책임은 고려하다</w:t>
            </w:r>
          </w:p>
        </w:tc>
        <w:tc>
          <w:tcPr>
            <w:tcW w:w="1680" w:type="dxa"/>
            <w:tcBorders>
              <w:top w:val="single" w:sz="4" w:space="0" w:color="auto"/>
              <w:left w:val="single" w:sz="4" w:space="0" w:color="auto"/>
              <w:bottom w:val="nil"/>
              <w:right w:val="single" w:sz="4" w:space="0" w:color="auto"/>
            </w:tcBorders>
            <w:vAlign w:val="center"/>
          </w:tcPr>
          <w:p w:rsidR="001640C6" w:rsidRPr="00884E4F" w:rsidRDefault="001640C6" w:rsidP="00281E8E">
            <w:pPr>
              <w:spacing w:before="120" w:after="120"/>
              <w:jc w:val="center"/>
              <w:rPr>
                <w:b/>
                <w:bCs/>
                <w:sz w:val="24"/>
                <w:szCs w:val="24"/>
                <w:lang w:val="en-GB"/>
              </w:rPr>
            </w:pPr>
            <w:r w:rsidRPr="00884E4F">
              <w:rPr>
                <w:b/>
                <w:bCs/>
                <w:sz w:val="24"/>
                <w:szCs w:val="24"/>
                <w:lang w:val="en-GB"/>
              </w:rPr>
              <w:t>승인</w:t>
            </w:r>
          </w:p>
        </w:tc>
      </w:tr>
      <w:tr w:rsidR="00255AF1" w:rsidRPr="00C718C6" w:rsidTr="001640C6">
        <w:tblPrEx>
          <w:tblCellMar>
            <w:top w:w="0" w:type="dxa"/>
            <w:bottom w:w="0" w:type="dxa"/>
          </w:tblCellMar>
        </w:tblPrEx>
        <w:tc>
          <w:tcPr>
            <w:tcW w:w="3600" w:type="dxa"/>
            <w:tcBorders>
              <w:top w:val="nil"/>
              <w:left w:val="single" w:sz="4" w:space="0" w:color="auto"/>
              <w:bottom w:val="single" w:sz="4" w:space="0" w:color="auto"/>
              <w:right w:val="single" w:sz="4" w:space="0" w:color="auto"/>
            </w:tcBorders>
            <w:vAlign w:val="center"/>
          </w:tcPr>
          <w:p w:rsidR="00255AF1" w:rsidRPr="00C718C6" w:rsidRDefault="009C0814" w:rsidP="007D2970">
            <w:pPr>
              <w:spacing w:before="120" w:after="120"/>
              <w:jc w:val="center"/>
              <w:rPr>
                <w:b/>
                <w:bCs/>
                <w:color w:val="1F497D"/>
                <w:sz w:val="24"/>
                <w:szCs w:val="24"/>
              </w:rPr>
            </w:pPr>
            <w:r w:rsidRPr="00C718C6">
              <w:rPr>
                <w:b/>
                <w:bCs/>
                <w:color w:val="1F497D"/>
                <w:sz w:val="24"/>
                <w:szCs w:val="24"/>
              </w:rPr>
              <w:t>Type of documents</w:t>
            </w:r>
          </w:p>
        </w:tc>
        <w:tc>
          <w:tcPr>
            <w:tcW w:w="2280" w:type="dxa"/>
            <w:tcBorders>
              <w:top w:val="nil"/>
              <w:left w:val="single" w:sz="4" w:space="0" w:color="auto"/>
              <w:bottom w:val="single" w:sz="4" w:space="0" w:color="auto"/>
              <w:right w:val="single" w:sz="4" w:space="0" w:color="auto"/>
            </w:tcBorders>
            <w:vAlign w:val="center"/>
          </w:tcPr>
          <w:p w:rsidR="00255AF1" w:rsidRPr="00C718C6" w:rsidRDefault="009C0814" w:rsidP="00007141">
            <w:pPr>
              <w:spacing w:before="120" w:after="120"/>
              <w:jc w:val="center"/>
              <w:rPr>
                <w:b/>
                <w:bCs/>
                <w:color w:val="1F497D"/>
                <w:sz w:val="24"/>
                <w:szCs w:val="24"/>
              </w:rPr>
            </w:pPr>
            <w:r w:rsidRPr="00C718C6">
              <w:rPr>
                <w:b/>
                <w:bCs/>
                <w:color w:val="1F497D"/>
                <w:sz w:val="24"/>
                <w:szCs w:val="24"/>
              </w:rPr>
              <w:t>Written by</w:t>
            </w:r>
          </w:p>
        </w:tc>
        <w:tc>
          <w:tcPr>
            <w:tcW w:w="1920" w:type="dxa"/>
            <w:tcBorders>
              <w:top w:val="nil"/>
              <w:left w:val="single" w:sz="4" w:space="0" w:color="auto"/>
              <w:bottom w:val="single" w:sz="4" w:space="0" w:color="auto"/>
              <w:right w:val="single" w:sz="4" w:space="0" w:color="auto"/>
            </w:tcBorders>
          </w:tcPr>
          <w:p w:rsidR="00255AF1" w:rsidRPr="00C718C6" w:rsidRDefault="009C0814" w:rsidP="007D2970">
            <w:pPr>
              <w:spacing w:before="120" w:after="120"/>
              <w:jc w:val="center"/>
              <w:rPr>
                <w:b/>
                <w:bCs/>
                <w:color w:val="1F497D"/>
                <w:sz w:val="24"/>
                <w:szCs w:val="24"/>
              </w:rPr>
            </w:pPr>
            <w:r w:rsidRPr="00C718C6">
              <w:rPr>
                <w:b/>
                <w:bCs/>
                <w:color w:val="1F497D"/>
                <w:sz w:val="24"/>
                <w:szCs w:val="24"/>
              </w:rPr>
              <w:t>Reviewed by</w:t>
            </w:r>
          </w:p>
        </w:tc>
        <w:tc>
          <w:tcPr>
            <w:tcW w:w="1680" w:type="dxa"/>
            <w:tcBorders>
              <w:top w:val="nil"/>
              <w:left w:val="single" w:sz="4" w:space="0" w:color="auto"/>
              <w:bottom w:val="single" w:sz="4" w:space="0" w:color="auto"/>
              <w:right w:val="single" w:sz="4" w:space="0" w:color="auto"/>
            </w:tcBorders>
            <w:vAlign w:val="center"/>
          </w:tcPr>
          <w:p w:rsidR="00255AF1" w:rsidRPr="00C718C6" w:rsidRDefault="009C0814" w:rsidP="007D2970">
            <w:pPr>
              <w:spacing w:before="120" w:after="120"/>
              <w:jc w:val="center"/>
              <w:rPr>
                <w:b/>
                <w:bCs/>
                <w:color w:val="1F497D"/>
                <w:sz w:val="24"/>
                <w:szCs w:val="24"/>
              </w:rPr>
            </w:pPr>
            <w:r w:rsidRPr="00C718C6">
              <w:rPr>
                <w:b/>
                <w:bCs/>
                <w:color w:val="1F497D"/>
                <w:sz w:val="24"/>
                <w:szCs w:val="24"/>
              </w:rPr>
              <w:t>Approved by</w:t>
            </w:r>
          </w:p>
        </w:tc>
      </w:tr>
      <w:tr w:rsidR="001640C6" w:rsidRPr="00C718C6" w:rsidTr="001640C6">
        <w:tblPrEx>
          <w:tblCellMar>
            <w:top w:w="0" w:type="dxa"/>
            <w:bottom w:w="0" w:type="dxa"/>
          </w:tblCellMar>
        </w:tblPrEx>
        <w:tc>
          <w:tcPr>
            <w:tcW w:w="360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jc w:val="both"/>
              <w:rPr>
                <w:sz w:val="24"/>
                <w:szCs w:val="24"/>
                <w:lang w:val="en-GB"/>
              </w:rPr>
            </w:pPr>
            <w:r w:rsidRPr="00884E4F">
              <w:rPr>
                <w:sz w:val="24"/>
                <w:szCs w:val="24"/>
                <w:lang w:val="en-GB"/>
              </w:rPr>
              <w:t>규정, 프로세스, 규정, 지침, 직무 설명.</w:t>
            </w:r>
          </w:p>
        </w:tc>
        <w:tc>
          <w:tcPr>
            <w:tcW w:w="228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jc w:val="center"/>
              <w:rPr>
                <w:sz w:val="24"/>
                <w:szCs w:val="24"/>
                <w:lang w:val="vi-VN"/>
              </w:rPr>
            </w:pPr>
            <w:r w:rsidRPr="00884E4F">
              <w:rPr>
                <w:sz w:val="24"/>
                <w:szCs w:val="24"/>
                <w:lang w:val="vi-VN"/>
              </w:rPr>
              <w:t>장교임/임명됨</w:t>
            </w:r>
          </w:p>
        </w:tc>
        <w:tc>
          <w:tcPr>
            <w:tcW w:w="192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jc w:val="center"/>
              <w:rPr>
                <w:sz w:val="24"/>
                <w:szCs w:val="24"/>
                <w:lang w:val="en-GB"/>
              </w:rPr>
            </w:pPr>
            <w:r w:rsidRPr="00884E4F">
              <w:rPr>
                <w:sz w:val="24"/>
                <w:szCs w:val="24"/>
                <w:lang w:val="en-GB"/>
              </w:rPr>
              <w:t>Ban ISO</w:t>
            </w:r>
          </w:p>
        </w:tc>
        <w:tc>
          <w:tcPr>
            <w:tcW w:w="168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rPr>
                <w:sz w:val="24"/>
                <w:szCs w:val="24"/>
              </w:rPr>
            </w:pPr>
            <w:r w:rsidRPr="00884E4F">
              <w:rPr>
                <w:sz w:val="24"/>
                <w:szCs w:val="24"/>
              </w:rPr>
              <w:t>관리수준 높음</w:t>
            </w:r>
          </w:p>
        </w:tc>
      </w:tr>
      <w:tr w:rsidR="001640C6" w:rsidRPr="00C718C6" w:rsidTr="001640C6">
        <w:tblPrEx>
          <w:tblCellMar>
            <w:top w:w="0" w:type="dxa"/>
            <w:bottom w:w="0" w:type="dxa"/>
          </w:tblCellMar>
        </w:tblPrEx>
        <w:tc>
          <w:tcPr>
            <w:tcW w:w="360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both"/>
              <w:rPr>
                <w:color w:val="1F497D"/>
                <w:sz w:val="24"/>
                <w:szCs w:val="24"/>
              </w:rPr>
            </w:pPr>
            <w:r w:rsidRPr="00C718C6">
              <w:rPr>
                <w:color w:val="1F497D"/>
                <w:sz w:val="24"/>
                <w:szCs w:val="24"/>
              </w:rPr>
              <w:t>Regulations, procedures, rules, instructions, job description.</w:t>
            </w:r>
          </w:p>
        </w:tc>
        <w:tc>
          <w:tcPr>
            <w:tcW w:w="228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center"/>
              <w:rPr>
                <w:color w:val="1F497D"/>
                <w:sz w:val="24"/>
                <w:szCs w:val="24"/>
              </w:rPr>
            </w:pPr>
            <w:r w:rsidRPr="00C718C6">
              <w:rPr>
                <w:color w:val="1F497D"/>
                <w:sz w:val="24"/>
                <w:szCs w:val="24"/>
              </w:rPr>
              <w:t>Assigned officer</w:t>
            </w:r>
          </w:p>
        </w:tc>
        <w:tc>
          <w:tcPr>
            <w:tcW w:w="192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center"/>
              <w:rPr>
                <w:color w:val="1F497D"/>
                <w:sz w:val="24"/>
                <w:szCs w:val="24"/>
              </w:rPr>
            </w:pPr>
            <w:r w:rsidRPr="00C718C6">
              <w:rPr>
                <w:color w:val="1F497D"/>
                <w:sz w:val="24"/>
                <w:szCs w:val="24"/>
              </w:rPr>
              <w:t>ISO Department</w:t>
            </w:r>
          </w:p>
        </w:tc>
        <w:tc>
          <w:tcPr>
            <w:tcW w:w="168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both"/>
              <w:rPr>
                <w:color w:val="1F497D"/>
                <w:sz w:val="24"/>
                <w:szCs w:val="24"/>
              </w:rPr>
            </w:pPr>
            <w:r w:rsidRPr="00C718C6">
              <w:rPr>
                <w:color w:val="1F497D"/>
                <w:sz w:val="24"/>
                <w:szCs w:val="24"/>
              </w:rPr>
              <w:t>Senior manager</w:t>
            </w:r>
          </w:p>
        </w:tc>
      </w:tr>
      <w:tr w:rsidR="001640C6" w:rsidRPr="00C718C6" w:rsidTr="001640C6">
        <w:tblPrEx>
          <w:tblCellMar>
            <w:top w:w="0" w:type="dxa"/>
            <w:bottom w:w="0" w:type="dxa"/>
          </w:tblCellMar>
        </w:tblPrEx>
        <w:tc>
          <w:tcPr>
            <w:tcW w:w="360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jc w:val="both"/>
              <w:rPr>
                <w:sz w:val="24"/>
                <w:szCs w:val="24"/>
                <w:lang w:val="en-GB"/>
              </w:rPr>
            </w:pPr>
            <w:r w:rsidRPr="00884E4F">
              <w:rPr>
                <w:sz w:val="24"/>
                <w:szCs w:val="24"/>
                <w:lang w:val="en-GB"/>
              </w:rPr>
              <w:t>공통 지원서</w:t>
            </w:r>
          </w:p>
        </w:tc>
        <w:tc>
          <w:tcPr>
            <w:tcW w:w="228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jc w:val="center"/>
              <w:rPr>
                <w:sz w:val="24"/>
                <w:szCs w:val="24"/>
                <w:lang w:val="vi-VN"/>
              </w:rPr>
            </w:pPr>
            <w:r w:rsidRPr="00884E4F">
              <w:rPr>
                <w:sz w:val="24"/>
                <w:szCs w:val="24"/>
                <w:lang w:val="vi-VN"/>
              </w:rPr>
              <w:t>장교임/임명됨</w:t>
            </w:r>
          </w:p>
        </w:tc>
        <w:tc>
          <w:tcPr>
            <w:tcW w:w="192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jc w:val="center"/>
              <w:rPr>
                <w:sz w:val="24"/>
                <w:szCs w:val="24"/>
                <w:lang w:val="en-GB"/>
              </w:rPr>
            </w:pPr>
            <w:r w:rsidRPr="00884E4F">
              <w:rPr>
                <w:sz w:val="24"/>
                <w:szCs w:val="24"/>
                <w:lang w:val="en-GB"/>
              </w:rPr>
              <w:t>Ban ISO</w:t>
            </w:r>
          </w:p>
        </w:tc>
        <w:tc>
          <w:tcPr>
            <w:tcW w:w="1680" w:type="dxa"/>
            <w:tcBorders>
              <w:top w:val="single" w:sz="4" w:space="0" w:color="auto"/>
              <w:left w:val="single" w:sz="4" w:space="0" w:color="auto"/>
              <w:bottom w:val="nil"/>
              <w:right w:val="single" w:sz="4" w:space="0" w:color="auto"/>
            </w:tcBorders>
          </w:tcPr>
          <w:p w:rsidR="001640C6" w:rsidRPr="00884E4F" w:rsidRDefault="001640C6" w:rsidP="00281E8E">
            <w:pPr>
              <w:spacing w:line="360" w:lineRule="auto"/>
              <w:rPr>
                <w:sz w:val="24"/>
                <w:szCs w:val="24"/>
              </w:rPr>
            </w:pPr>
            <w:r w:rsidRPr="00884E4F">
              <w:rPr>
                <w:sz w:val="24"/>
                <w:szCs w:val="24"/>
              </w:rPr>
              <w:t>팀장 또는 부서장</w:t>
            </w:r>
          </w:p>
        </w:tc>
      </w:tr>
      <w:tr w:rsidR="001640C6" w:rsidRPr="00C718C6" w:rsidTr="001640C6">
        <w:tblPrEx>
          <w:tblCellMar>
            <w:top w:w="0" w:type="dxa"/>
            <w:bottom w:w="0" w:type="dxa"/>
          </w:tblCellMar>
        </w:tblPrEx>
        <w:tc>
          <w:tcPr>
            <w:tcW w:w="360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both"/>
              <w:rPr>
                <w:color w:val="1F497D"/>
                <w:sz w:val="24"/>
                <w:szCs w:val="24"/>
              </w:rPr>
            </w:pPr>
            <w:r w:rsidRPr="00C718C6">
              <w:rPr>
                <w:color w:val="1F497D"/>
                <w:sz w:val="24"/>
                <w:szCs w:val="24"/>
              </w:rPr>
              <w:t>Normal forms of records</w:t>
            </w:r>
          </w:p>
        </w:tc>
        <w:tc>
          <w:tcPr>
            <w:tcW w:w="228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center"/>
              <w:rPr>
                <w:color w:val="1F497D"/>
                <w:sz w:val="24"/>
                <w:szCs w:val="24"/>
              </w:rPr>
            </w:pPr>
            <w:r w:rsidRPr="00C718C6">
              <w:rPr>
                <w:color w:val="1F497D"/>
                <w:sz w:val="24"/>
                <w:szCs w:val="24"/>
              </w:rPr>
              <w:t>Assigned officer</w:t>
            </w:r>
          </w:p>
        </w:tc>
        <w:tc>
          <w:tcPr>
            <w:tcW w:w="192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center"/>
              <w:rPr>
                <w:color w:val="1F497D"/>
                <w:sz w:val="24"/>
                <w:szCs w:val="24"/>
              </w:rPr>
            </w:pPr>
            <w:r w:rsidRPr="00C718C6">
              <w:rPr>
                <w:color w:val="1F497D"/>
                <w:sz w:val="24"/>
                <w:szCs w:val="24"/>
              </w:rPr>
              <w:t>ISO Department</w:t>
            </w:r>
          </w:p>
        </w:tc>
        <w:tc>
          <w:tcPr>
            <w:tcW w:w="1680" w:type="dxa"/>
            <w:tcBorders>
              <w:top w:val="nil"/>
              <w:left w:val="single" w:sz="4" w:space="0" w:color="auto"/>
              <w:bottom w:val="single" w:sz="4" w:space="0" w:color="auto"/>
              <w:right w:val="single" w:sz="4" w:space="0" w:color="auto"/>
            </w:tcBorders>
          </w:tcPr>
          <w:p w:rsidR="001640C6" w:rsidRPr="00C718C6" w:rsidRDefault="001640C6" w:rsidP="00B720A2">
            <w:pPr>
              <w:spacing w:line="360" w:lineRule="auto"/>
              <w:jc w:val="both"/>
              <w:rPr>
                <w:color w:val="1F497D"/>
                <w:sz w:val="24"/>
                <w:szCs w:val="24"/>
              </w:rPr>
            </w:pPr>
            <w:r w:rsidRPr="00C718C6">
              <w:rPr>
                <w:color w:val="1F497D"/>
                <w:sz w:val="24"/>
                <w:szCs w:val="24"/>
              </w:rPr>
              <w:t>Head of Department or Department Manager</w:t>
            </w:r>
          </w:p>
        </w:tc>
      </w:tr>
    </w:tbl>
    <w:p w:rsidR="00683EAE" w:rsidRPr="00C718C6" w:rsidRDefault="00683EAE" w:rsidP="007D2970">
      <w:pPr>
        <w:spacing w:before="120" w:line="360" w:lineRule="auto"/>
        <w:jc w:val="both"/>
        <w:rPr>
          <w:b/>
          <w:bCs/>
          <w:iCs/>
          <w:color w:val="1F497D"/>
          <w:sz w:val="24"/>
          <w:szCs w:val="24"/>
        </w:rPr>
      </w:pPr>
    </w:p>
    <w:p w:rsidR="007D2970" w:rsidRPr="001640C6" w:rsidRDefault="001640C6" w:rsidP="007D2970">
      <w:pPr>
        <w:spacing w:before="120" w:line="360" w:lineRule="auto"/>
        <w:jc w:val="both"/>
        <w:rPr>
          <w:b/>
          <w:bCs/>
          <w:iCs/>
          <w:sz w:val="24"/>
          <w:szCs w:val="24"/>
          <w:lang w:val="es-ES_tradnl"/>
        </w:rPr>
      </w:pPr>
      <w:r w:rsidRPr="00D73E69">
        <w:rPr>
          <w:b/>
          <w:bCs/>
          <w:iCs/>
          <w:sz w:val="24"/>
          <w:szCs w:val="24"/>
          <w:lang w:val="es-ES_tradnl"/>
        </w:rPr>
        <w:t>5.6</w:t>
      </w:r>
      <w:r>
        <w:rPr>
          <w:b/>
          <w:bCs/>
          <w:iCs/>
          <w:sz w:val="24"/>
          <w:szCs w:val="24"/>
          <w:lang w:val="es-ES_tradnl"/>
        </w:rPr>
        <w:t>.</w:t>
      </w:r>
      <w:r w:rsidRPr="00D73E69">
        <w:rPr>
          <w:b/>
          <w:bCs/>
          <w:iCs/>
          <w:sz w:val="24"/>
          <w:szCs w:val="24"/>
          <w:lang w:val="es-ES_tradnl"/>
        </w:rPr>
        <w:t>문서 배포</w:t>
      </w:r>
      <w:r>
        <w:rPr>
          <w:b/>
          <w:bCs/>
          <w:iCs/>
          <w:sz w:val="24"/>
          <w:szCs w:val="24"/>
          <w:lang w:val="es-ES_tradnl"/>
        </w:rPr>
        <w:t>u /</w:t>
      </w:r>
      <w:r w:rsidR="007D2970" w:rsidRPr="001640C6">
        <w:rPr>
          <w:b/>
          <w:bCs/>
          <w:iCs/>
          <w:color w:val="1F497D"/>
          <w:sz w:val="24"/>
          <w:szCs w:val="24"/>
          <w:lang w:val="fr-FR"/>
        </w:rPr>
        <w:t xml:space="preserve"> </w:t>
      </w:r>
      <w:r w:rsidR="00B720A2" w:rsidRPr="001640C6">
        <w:rPr>
          <w:b/>
          <w:bCs/>
          <w:iCs/>
          <w:color w:val="1F497D"/>
          <w:sz w:val="24"/>
          <w:szCs w:val="24"/>
          <w:lang w:val="fr-FR"/>
        </w:rPr>
        <w:t>Document distribution</w:t>
      </w:r>
      <w:r w:rsidR="007D2970" w:rsidRPr="001640C6">
        <w:rPr>
          <w:b/>
          <w:bCs/>
          <w:iCs/>
          <w:color w:val="1F497D"/>
          <w:sz w:val="24"/>
          <w:szCs w:val="24"/>
          <w:lang w:val="fr-FR"/>
        </w:rPr>
        <w:t>:</w:t>
      </w:r>
    </w:p>
    <w:p w:rsidR="001640C6" w:rsidRDefault="001640C6" w:rsidP="00E565AE">
      <w:pPr>
        <w:spacing w:line="360" w:lineRule="auto"/>
        <w:ind w:left="709"/>
        <w:jc w:val="both"/>
        <w:rPr>
          <w:sz w:val="24"/>
          <w:szCs w:val="24"/>
          <w:lang w:val="es-ES_tradnl"/>
        </w:rPr>
      </w:pPr>
      <w:r w:rsidRPr="003B526F">
        <w:rPr>
          <w:sz w:val="24"/>
          <w:szCs w:val="24"/>
          <w:lang w:val="es-ES_tradnl"/>
        </w:rPr>
        <w:t>문서 후 k안녕하세요/인 승인입니다, ISO 사무관님가까이 복사할 예정관리 도장위해 각/모든에 배포합니다부서 관련. 파일은 회사 공유 드라이브에 배포되며, 각 부서에는 파일 저장 및 보존을 담당하는 사람이 1명 있습니다.</w:t>
      </w:r>
      <w:r>
        <w:rPr>
          <w:sz w:val="24"/>
          <w:szCs w:val="24"/>
          <w:lang w:val="es-ES_tradnl"/>
        </w:rPr>
      </w:r>
      <w:r w:rsidRPr="003B526F">
        <w:rPr>
          <w:sz w:val="24"/>
          <w:szCs w:val="24"/>
          <w:lang w:val="es-ES_tradnl"/>
        </w:rPr>
      </w:r>
      <w:hyperlink r:id="rId11" w:history="1">
        <w:r w:rsidRPr="00DA2DDF">
          <w:rPr>
            <w:rStyle w:val="Hyperlink"/>
            <w:sz w:val="24"/>
            <w:szCs w:val="24"/>
            <w:lang w:val="es-ES_tradnl"/>
          </w:rPr>
          <w:t>D</w:t>
        </w:r>
        <w:r w:rsidRPr="00DA2DDF">
          <w:rPr>
            <w:rStyle w:val="Hyperlink"/>
            <w:sz w:val="24"/>
            <w:szCs w:val="24"/>
            <w:lang w:val="es-ES_tradnl"/>
          </w:rPr>
          <w:t>아</w:t>
        </w:r>
        <w:r w:rsidRPr="00DA2DDF">
          <w:rPr>
            <w:rStyle w:val="Hyperlink"/>
            <w:sz w:val="24"/>
            <w:szCs w:val="24"/>
            <w:lang w:val="es-ES_tradnl"/>
          </w:rPr>
          <w:t>당신이 통제</w:t>
        </w:r>
      </w:hyperlink>
      <w:r w:rsidRPr="003B526F">
        <w:rPr>
          <w:sz w:val="24"/>
          <w:szCs w:val="24"/>
          <w:lang w:val="es-ES_tradnl"/>
        </w:rPr>
      </w:r>
      <w:r>
        <w:rPr>
          <w:sz w:val="24"/>
          <w:szCs w:val="24"/>
          <w:lang w:val="es-ES_tradnl"/>
        </w:rPr>
      </w:r>
      <w:r w:rsidRPr="003B526F">
        <w:rPr>
          <w:sz w:val="24"/>
          <w:szCs w:val="24"/>
          <w:lang w:val="es-ES_tradnl"/>
        </w:rPr>
      </w:r>
      <w:r>
        <w:rPr>
          <w:sz w:val="24"/>
          <w:szCs w:val="24"/>
          <w:lang w:val="es-ES_tradnl"/>
        </w:rPr>
      </w:r>
    </w:p>
    <w:p w:rsidR="00E565AE" w:rsidRPr="00C718C6" w:rsidRDefault="00E565AE" w:rsidP="00E565AE">
      <w:pPr>
        <w:spacing w:line="360" w:lineRule="auto"/>
        <w:ind w:left="709"/>
        <w:jc w:val="both"/>
        <w:rPr>
          <w:color w:val="1F497D"/>
          <w:sz w:val="24"/>
          <w:szCs w:val="24"/>
        </w:rPr>
      </w:pPr>
      <w:r w:rsidRPr="00C718C6">
        <w:rPr>
          <w:color w:val="1F497D"/>
          <w:sz w:val="24"/>
          <w:szCs w:val="24"/>
        </w:rPr>
        <w:t xml:space="preserve">After approval, the ISO secretary will make a copy of the </w:t>
      </w:r>
      <w:r w:rsidRPr="00C718C6">
        <w:rPr>
          <w:rStyle w:val="Hyperlink"/>
          <w:color w:val="1F497D"/>
          <w:sz w:val="24"/>
        </w:rPr>
        <w:t>control seal</w:t>
      </w:r>
      <w:r w:rsidRPr="00C718C6">
        <w:rPr>
          <w:color w:val="1F497D"/>
          <w:sz w:val="32"/>
          <w:szCs w:val="24"/>
        </w:rPr>
        <w:t xml:space="preserve"> </w:t>
      </w:r>
      <w:r w:rsidRPr="00C718C6">
        <w:rPr>
          <w:color w:val="1F497D"/>
          <w:sz w:val="24"/>
          <w:szCs w:val="24"/>
        </w:rPr>
        <w:t>for distribution to relevant departments. Documents are distributed on the shared drive of the company, each department has 1 person in charge for storage and maintenance.</w:t>
      </w:r>
    </w:p>
    <w:p w:rsidR="001640C6" w:rsidRPr="007F4E3E" w:rsidRDefault="001640C6" w:rsidP="001640C6">
      <w:pPr>
        <w:spacing w:line="360" w:lineRule="auto"/>
        <w:jc w:val="both"/>
        <w:rPr>
          <w:sz w:val="24"/>
          <w:szCs w:val="24"/>
          <w:lang w:val="es-ES_tradnl"/>
        </w:rPr>
      </w:pPr>
      <w:r w:rsidRPr="003B526F">
        <w:rPr>
          <w:sz w:val="24"/>
          <w:szCs w:val="24"/>
          <w:lang w:val="es-ES_tradnl"/>
        </w:rPr>
        <w:t>각 문서에 대해 문서 목록(내부 문서 또는 외부 문서)에 저장 위치를 포함한 모든 문서 정보를 기록해야 합니다.</w:t>
      </w:r>
      <w:r>
        <w:rPr>
          <w:sz w:val="24"/>
          <w:szCs w:val="24"/>
          <w:lang w:val="es-ES_tradnl"/>
        </w:rPr>
      </w:r>
      <w:hyperlink r:id="rId12" w:history="1">
        <w:r w:rsidRPr="003A640F">
          <w:rPr>
            <w:rStyle w:val="Hyperlink"/>
            <w:sz w:val="24"/>
            <w:szCs w:val="24"/>
            <w:lang w:val="es-ES_tradnl"/>
          </w:rPr>
          <w:t/>
        </w:r>
      </w:hyperlink>
      <w:r>
        <w:rPr>
          <w:sz w:val="24"/>
          <w:szCs w:val="24"/>
          <w:lang w:val="es-ES_tradnl"/>
        </w:rPr>
      </w:r>
      <w:hyperlink r:id="rId13" w:history="1">
        <w:r w:rsidRPr="003A640F">
          <w:rPr>
            <w:rStyle w:val="Hyperlink"/>
            <w:sz w:val="24"/>
            <w:szCs w:val="24"/>
            <w:lang w:val="es-ES_tradnl"/>
          </w:rPr>
          <w:t/>
        </w:r>
      </w:hyperlink>
      <w:r>
        <w:rPr>
          <w:sz w:val="24"/>
          <w:szCs w:val="24"/>
          <w:lang w:val="es-ES_tradnl"/>
        </w:rPr>
      </w:r>
      <w:r w:rsidRPr="003B526F">
        <w:rPr>
          <w:sz w:val="24"/>
          <w:szCs w:val="24"/>
          <w:lang w:val="es-ES_tradnl"/>
        </w:rPr>
      </w:r>
      <w:r>
        <w:rPr>
          <w:sz w:val="24"/>
          <w:szCs w:val="24"/>
          <w:lang w:val="es-ES_tradnl"/>
        </w:rPr>
      </w:r>
    </w:p>
    <w:p w:rsidR="00E565AE" w:rsidRPr="00C718C6" w:rsidRDefault="00E565AE" w:rsidP="00E565AE">
      <w:pPr>
        <w:spacing w:line="360" w:lineRule="auto"/>
        <w:jc w:val="both"/>
        <w:rPr>
          <w:color w:val="1F497D"/>
          <w:sz w:val="24"/>
          <w:szCs w:val="24"/>
        </w:rPr>
      </w:pPr>
      <w:r w:rsidRPr="00C718C6">
        <w:rPr>
          <w:color w:val="1F497D"/>
          <w:sz w:val="24"/>
          <w:szCs w:val="24"/>
        </w:rPr>
        <w:t>Each folder must have a list of documents (internal or external) that records documents stored in that folder.</w:t>
      </w:r>
    </w:p>
    <w:p w:rsidR="001640C6" w:rsidRDefault="001640C6" w:rsidP="001640C6">
      <w:pPr>
        <w:spacing w:line="360" w:lineRule="auto"/>
        <w:jc w:val="both"/>
        <w:rPr>
          <w:sz w:val="24"/>
          <w:szCs w:val="24"/>
          <w:lang w:val="es-ES_tradnl"/>
        </w:rPr>
      </w:pPr>
      <w:r w:rsidRPr="003B526F">
        <w:rPr>
          <w:sz w:val="24"/>
          <w:szCs w:val="24"/>
          <w:lang w:val="es-ES_tradnl"/>
        </w:rPr>
        <w:t>서류 의</w:t>
      </w:r>
      <w:r>
        <w:rPr>
          <w:sz w:val="24"/>
          <w:szCs w:val="24"/>
          <w:lang w:val="es-ES_tradnl"/>
        </w:rPr>
        <w:t>회사</w:t>
      </w:r>
      <w:r w:rsidRPr="003B526F">
        <w:rPr>
          <w:sz w:val="24"/>
          <w:szCs w:val="24"/>
          <w:lang w:val="es-ES_tradnl"/>
        </w:rPr>
        <w:t>원함은 외부적 경험을 제공합니다/않습니다</w:t>
      </w:r>
      <w:r>
        <w:rPr>
          <w:sz w:val="24"/>
          <w:szCs w:val="24"/>
          <w:lang w:val="es-ES_tradnl"/>
        </w:rPr>
        <w:t>동의하다</w:t>
      </w:r>
      <w:r w:rsidRPr="003B526F">
        <w:rPr>
          <w:sz w:val="24"/>
          <w:szCs w:val="24"/>
          <w:lang w:val="es-ES_tradnl"/>
        </w:rPr>
        <w:t>의 지암</w:t>
      </w:r>
      <w:r>
        <w:rPr>
          <w:sz w:val="24"/>
          <w:szCs w:val="24"/>
          <w:lang w:val="es-ES_tradnl"/>
        </w:rPr>
        <w:t>디</w:t>
      </w:r>
      <w:r w:rsidRPr="003B526F">
        <w:rPr>
          <w:sz w:val="24"/>
          <w:szCs w:val="24"/>
          <w:lang w:val="es-ES_tradnl"/>
        </w:rPr>
        <w:t>달팽이.</w:t>
      </w:r>
    </w:p>
    <w:p w:rsidR="00E565AE" w:rsidRPr="00C718C6" w:rsidRDefault="00E565AE" w:rsidP="00E565AE">
      <w:pPr>
        <w:spacing w:line="360" w:lineRule="auto"/>
        <w:jc w:val="both"/>
        <w:rPr>
          <w:color w:val="1F497D"/>
          <w:sz w:val="24"/>
          <w:szCs w:val="24"/>
        </w:rPr>
      </w:pPr>
      <w:r w:rsidRPr="00C718C6">
        <w:rPr>
          <w:color w:val="1F497D"/>
          <w:sz w:val="24"/>
          <w:szCs w:val="24"/>
        </w:rPr>
        <w:t>Company documents are only provided for the outside with approval of the Director.</w:t>
      </w:r>
    </w:p>
    <w:p w:rsidR="007D2970" w:rsidRPr="00C718C6" w:rsidRDefault="001640C6" w:rsidP="001640C6">
      <w:pPr>
        <w:spacing w:before="120" w:line="360" w:lineRule="auto"/>
        <w:jc w:val="both"/>
        <w:rPr>
          <w:b/>
          <w:bCs/>
          <w:iCs/>
          <w:color w:val="1F497D"/>
          <w:sz w:val="24"/>
          <w:szCs w:val="24"/>
        </w:rPr>
      </w:pPr>
      <w:r w:rsidRPr="00D73E69">
        <w:rPr>
          <w:b/>
          <w:bCs/>
          <w:iCs/>
          <w:sz w:val="24"/>
          <w:szCs w:val="24"/>
          <w:lang w:val="es-ES_tradnl"/>
        </w:rPr>
        <w:t>5.7 추가 및/와 업데이트 문서</w:t>
      </w:r>
      <w:r>
        <w:rPr>
          <w:b/>
          <w:bCs/>
          <w:iCs/>
          <w:sz w:val="24"/>
          <w:szCs w:val="24"/>
          <w:lang w:val="es-ES_tradnl"/>
        </w:rPr>
        <w:t xml:space="preserve"> /</w:t>
      </w:r>
      <w:r w:rsidR="007D2970" w:rsidRPr="00C718C6">
        <w:rPr>
          <w:b/>
          <w:bCs/>
          <w:iCs/>
          <w:color w:val="1F497D"/>
          <w:sz w:val="24"/>
          <w:szCs w:val="24"/>
        </w:rPr>
        <w:t xml:space="preserve"> </w:t>
      </w:r>
      <w:r w:rsidR="00E565AE" w:rsidRPr="00C718C6">
        <w:rPr>
          <w:b/>
          <w:bCs/>
          <w:iCs/>
          <w:color w:val="1F497D"/>
          <w:sz w:val="24"/>
          <w:szCs w:val="24"/>
        </w:rPr>
        <w:t>Revision and updating</w:t>
      </w:r>
      <w:r w:rsidR="007D2970" w:rsidRPr="00C718C6">
        <w:rPr>
          <w:b/>
          <w:bCs/>
          <w:iCs/>
          <w:color w:val="1F497D"/>
          <w:sz w:val="24"/>
          <w:szCs w:val="24"/>
        </w:rPr>
        <w:t>:</w:t>
      </w:r>
    </w:p>
    <w:p w:rsidR="001C7993" w:rsidRPr="003B526F" w:rsidRDefault="001C7993" w:rsidP="001C7993">
      <w:pPr>
        <w:numPr>
          <w:ilvl w:val="0"/>
          <w:numId w:val="5"/>
        </w:numPr>
        <w:tabs>
          <w:tab w:val="clear" w:pos="567"/>
          <w:tab w:val="num" w:pos="600"/>
        </w:tabs>
        <w:spacing w:line="360" w:lineRule="auto"/>
        <w:ind w:left="360" w:firstLine="0"/>
        <w:jc w:val="both"/>
        <w:rPr>
          <w:sz w:val="24"/>
          <w:szCs w:val="24"/>
          <w:lang w:val="it-IT"/>
        </w:rPr>
      </w:pPr>
      <w:r w:rsidRPr="00FE6341">
        <w:rPr>
          <w:sz w:val="24"/>
          <w:szCs w:val="24"/>
          <w:lang w:val="es-ES_tradnl"/>
        </w:rPr>
        <w:t>의사소통에서 문서를 수정해야 하는 경우 문서를 게시하는 것과 같이/처럼 발행하는 각/모든 발행 기관에서 수정된 내용을 고려하고 인증하게 합니다. 프로젝트 작업 업무 5.1. 흐름도 섹션 5.1</w:t>
      </w:r>
      <w:hyperlink w:anchor="luudokstl" w:history="1">
        <w:r w:rsidRPr="00DB4A58">
          <w:rPr>
            <w:rStyle w:val="Hyperlink"/>
            <w:sz w:val="24"/>
            <w:szCs w:val="24"/>
            <w:lang w:val="es-ES_tradnl"/>
          </w:rPr>
          <w:t xml:space="preserve">흐름도</w:t>
        </w:r>
        <w:r w:rsidRPr="00DB4A58">
          <w:rPr>
            <w:rStyle w:val="Hyperlink"/>
            <w:sz w:val="24"/>
            <w:szCs w:val="24"/>
            <w:lang w:val="es-ES_tradnl"/>
          </w:rPr>
          <w:t>m</w:t>
        </w:r>
        <w:r w:rsidRPr="00DB4A58">
          <w:rPr>
            <w:rStyle w:val="Hyperlink"/>
            <w:sz w:val="24"/>
            <w:szCs w:val="24"/>
            <w:lang w:val="es-ES_tradnl"/>
          </w:rPr>
          <w:t>섹션 5.1</w:t>
        </w:r>
      </w:hyperlink>
      <w:r w:rsidRPr="00FE6341">
        <w:rPr>
          <w:sz w:val="24"/>
          <w:szCs w:val="24"/>
          <w:lang w:val="es-ES_tradnl"/>
        </w:rPr>
      </w:r>
      <w:r>
        <w:rPr>
          <w:sz w:val="24"/>
          <w:szCs w:val="24"/>
          <w:lang w:val="es-ES_tradnl"/>
        </w:rPr>
      </w:r>
    </w:p>
    <w:p w:rsidR="00485EA6" w:rsidRPr="00C718C6" w:rsidRDefault="00485EA6" w:rsidP="00485EA6">
      <w:pPr>
        <w:numPr>
          <w:ilvl w:val="0"/>
          <w:numId w:val="5"/>
        </w:numPr>
        <w:tabs>
          <w:tab w:val="clear" w:pos="567"/>
          <w:tab w:val="num" w:pos="600"/>
        </w:tabs>
        <w:spacing w:line="360" w:lineRule="auto"/>
        <w:ind w:left="360" w:firstLine="0"/>
        <w:jc w:val="both"/>
        <w:rPr>
          <w:color w:val="1F497D"/>
          <w:sz w:val="24"/>
          <w:szCs w:val="24"/>
        </w:rPr>
      </w:pPr>
      <w:r w:rsidRPr="00C718C6">
        <w:rPr>
          <w:color w:val="1F497D"/>
          <w:sz w:val="24"/>
          <w:szCs w:val="24"/>
        </w:rPr>
        <w:t xml:space="preserve">In the course of use, if it is found that the documents need to be modified, the modified contents must be considered and approved previously by the levels like when new documents are issued. The order of document modification is done according to </w:t>
      </w:r>
      <w:r w:rsidRPr="00C718C6">
        <w:rPr>
          <w:rStyle w:val="Hyperlink"/>
          <w:color w:val="1F497D"/>
          <w:sz w:val="24"/>
        </w:rPr>
        <w:t>Flow chart of section 5.1</w:t>
      </w:r>
      <w:r w:rsidRPr="00C718C6">
        <w:rPr>
          <w:color w:val="1F497D"/>
          <w:sz w:val="24"/>
          <w:szCs w:val="24"/>
        </w:rPr>
        <w:t>. Any request for amendments of documents must be adopted in the meetings with the Board of Directors.</w:t>
      </w:r>
    </w:p>
    <w:p w:rsidR="00FB6A8B" w:rsidRPr="003B526F" w:rsidRDefault="00FB6A8B" w:rsidP="00FB6A8B">
      <w:pPr>
        <w:numPr>
          <w:ilvl w:val="0"/>
          <w:numId w:val="4"/>
        </w:numPr>
        <w:spacing w:line="360" w:lineRule="auto"/>
        <w:jc w:val="both"/>
        <w:rPr>
          <w:sz w:val="24"/>
          <w:szCs w:val="24"/>
          <w:lang w:val="it-IT"/>
        </w:rPr>
      </w:pPr>
      <w:r w:rsidRPr="003B526F">
        <w:rPr>
          <w:sz w:val="24"/>
          <w:szCs w:val="24"/>
          <w:lang w:val="it-IT"/>
        </w:rPr>
        <w:t>내용은 중 쓰기로 변경되었습니다.</w:t>
      </w:r>
      <w:r w:rsidRPr="009604EC">
        <w:rPr>
          <w:i/>
          <w:sz w:val="24"/>
          <w:szCs w:val="24"/>
          <w:lang w:val="it-IT"/>
        </w:rPr>
        <w:t>테이블에 따라 문서 변경 사항을 추적합니다.</w:t>
      </w:r>
      <w:r w:rsidRPr="003B526F">
        <w:rPr>
          <w:sz w:val="24"/>
          <w:szCs w:val="24"/>
          <w:lang w:val="it-IT"/>
        </w:rPr>
        <w:t>, 각 문서의 1페이지에 업데이트되었습니다.</w:t>
      </w:r>
    </w:p>
    <w:p w:rsidR="00106664" w:rsidRPr="00C718C6" w:rsidRDefault="00106664" w:rsidP="00FB6A8B">
      <w:pPr>
        <w:spacing w:line="360" w:lineRule="auto"/>
        <w:ind w:left="624"/>
        <w:jc w:val="both"/>
        <w:rPr>
          <w:color w:val="1F497D"/>
          <w:sz w:val="24"/>
          <w:szCs w:val="24"/>
        </w:rPr>
      </w:pPr>
      <w:r w:rsidRPr="00C718C6">
        <w:rPr>
          <w:color w:val="1F497D"/>
          <w:sz w:val="24"/>
          <w:szCs w:val="24"/>
        </w:rPr>
        <w:t xml:space="preserve">The changes are recorded in the </w:t>
      </w:r>
      <w:r w:rsidRPr="00C718C6">
        <w:rPr>
          <w:i/>
          <w:color w:val="1F497D"/>
          <w:sz w:val="24"/>
          <w:szCs w:val="24"/>
        </w:rPr>
        <w:t>Revision Tracking Table</w:t>
      </w:r>
      <w:r w:rsidRPr="00C718C6">
        <w:rPr>
          <w:color w:val="1F497D"/>
          <w:sz w:val="24"/>
          <w:szCs w:val="24"/>
        </w:rPr>
        <w:t xml:space="preserve"> updated on page 1 of each document.</w:t>
      </w:r>
    </w:p>
    <w:p w:rsidR="00FB6A8B" w:rsidRPr="00A31F50" w:rsidRDefault="00FB6A8B" w:rsidP="00FB6A8B">
      <w:pPr>
        <w:numPr>
          <w:ilvl w:val="0"/>
          <w:numId w:val="4"/>
        </w:numPr>
        <w:spacing w:line="360" w:lineRule="auto"/>
        <w:jc w:val="both"/>
        <w:rPr>
          <w:sz w:val="24"/>
          <w:szCs w:val="24"/>
          <w:lang w:val="it-IT"/>
        </w:rPr>
      </w:pPr>
      <w:r w:rsidRPr="00FE6341">
        <w:rPr>
          <w:sz w:val="24"/>
          <w:szCs w:val="24"/>
          <w:lang w:val="it-IT"/>
        </w:rPr>
        <w:t>있음/개정된 문서 업데이트를 담당하는 부서가 있음 및/와o</w:t>
      </w:r>
      <w:r w:rsidRPr="00846305">
        <w:rPr>
          <w:i/>
          <w:sz w:val="24"/>
          <w:szCs w:val="24"/>
          <w:lang w:val="it-IT"/>
        </w:rPr>
        <w:t>문서 목록</w:t>
      </w:r>
      <w:r w:rsidRPr="00FE6341">
        <w:rPr>
          <w:sz w:val="24"/>
          <w:szCs w:val="24"/>
          <w:lang w:val="it-IT"/>
        </w:rPr>
        <w:t>; 문서를 저장하기 위해 참조해야 한다 "</w:t>
      </w:r>
      <w:r>
        <w:rPr>
          <w:sz w:val="24"/>
          <w:szCs w:val="24"/>
          <w:lang w:val="it-IT"/>
        </w:rPr>
        <w:t>문서가 오래되었습니다</w:t>
      </w:r>
      <w:r w:rsidRPr="00FE6341">
        <w:rPr>
          <w:sz w:val="24"/>
          <w:szCs w:val="24"/>
          <w:lang w:val="it-IT"/>
        </w:rPr>
        <w:t>" 위해 혼란스러운 사용을 피하세요.</w:t>
      </w:r>
    </w:p>
    <w:p w:rsidR="00660721" w:rsidRPr="00C718C6" w:rsidRDefault="00660721" w:rsidP="00FB6A8B">
      <w:pPr>
        <w:spacing w:line="360" w:lineRule="auto"/>
        <w:ind w:left="624"/>
        <w:jc w:val="both"/>
        <w:rPr>
          <w:color w:val="1F497D"/>
          <w:sz w:val="24"/>
          <w:szCs w:val="24"/>
        </w:rPr>
      </w:pPr>
      <w:r w:rsidRPr="00C718C6">
        <w:rPr>
          <w:color w:val="1F497D"/>
          <w:sz w:val="24"/>
          <w:szCs w:val="24"/>
        </w:rPr>
        <w:t xml:space="preserve">The entities are responsible for updating revised documents into the </w:t>
      </w:r>
      <w:r w:rsidRPr="00C718C6">
        <w:rPr>
          <w:i/>
          <w:color w:val="1F497D"/>
          <w:sz w:val="24"/>
          <w:szCs w:val="24"/>
        </w:rPr>
        <w:t>List of Documents</w:t>
      </w:r>
      <w:r w:rsidRPr="00C718C6">
        <w:rPr>
          <w:color w:val="1F497D"/>
          <w:sz w:val="24"/>
          <w:szCs w:val="24"/>
        </w:rPr>
        <w:t>; Old documents saved for reference must be stamped with “Outdated documents” to avoid misuse.</w:t>
      </w:r>
    </w:p>
    <w:p w:rsidR="007D2970" w:rsidRPr="00FB6A8B" w:rsidRDefault="00FB6A8B" w:rsidP="00255AF1">
      <w:pPr>
        <w:spacing w:before="120" w:line="360" w:lineRule="auto"/>
        <w:jc w:val="both"/>
        <w:rPr>
          <w:b/>
          <w:bCs/>
          <w:sz w:val="24"/>
          <w:szCs w:val="24"/>
          <w:lang w:val="it-IT"/>
        </w:rPr>
      </w:pPr>
      <w:r w:rsidRPr="001E4534">
        <w:rPr>
          <w:b/>
          <w:sz w:val="24"/>
          <w:szCs w:val="24"/>
          <w:lang w:val="it-IT"/>
        </w:rPr>
        <w:t xml:space="preserve">6- </w:t>
      </w:r>
      <w:r w:rsidRPr="00747110">
        <w:rPr>
          <w:b/>
          <w:bCs/>
          <w:sz w:val="24"/>
          <w:szCs w:val="24"/>
          <w:lang w:val="it-IT"/>
        </w:rPr>
        <w:t>리우 호</w:t>
      </w:r>
      <w:r>
        <w:rPr>
          <w:b/>
          <w:bCs/>
          <w:sz w:val="24"/>
          <w:szCs w:val="24"/>
          <w:lang w:val="it-IT"/>
        </w:rPr>
        <w:t>프로필 /</w:t>
      </w:r>
      <w:r w:rsidR="00660721" w:rsidRPr="00C718C6">
        <w:rPr>
          <w:b/>
          <w:bCs/>
          <w:color w:val="1F497D"/>
          <w:sz w:val="24"/>
          <w:szCs w:val="24"/>
        </w:rPr>
        <w:t>ARCHIVING</w:t>
      </w:r>
      <w:r w:rsidR="007D2970" w:rsidRPr="00C718C6">
        <w:rPr>
          <w:b/>
          <w:bCs/>
          <w:color w:val="1F497D"/>
          <w:sz w:val="24"/>
          <w:szCs w:val="24"/>
        </w:rPr>
        <w:t>:</w:t>
      </w:r>
    </w:p>
    <w:p w:rsidR="007D2970" w:rsidRPr="00C718C6" w:rsidRDefault="00FB6A8B" w:rsidP="00683EAE">
      <w:pPr>
        <w:spacing w:line="360" w:lineRule="auto"/>
        <w:jc w:val="both"/>
        <w:rPr>
          <w:color w:val="1F497D"/>
          <w:sz w:val="24"/>
          <w:szCs w:val="24"/>
        </w:rPr>
      </w:pPr>
      <w:r>
        <w:rPr>
          <w:sz w:val="24"/>
          <w:szCs w:val="24"/>
          <w:lang w:val="it-IT"/>
        </w:rPr>
        <w:t>ISO 사무관</w:t>
      </w:r>
      <w:r w:rsidRPr="003B526F">
        <w:rPr>
          <w:sz w:val="24"/>
          <w:szCs w:val="24"/>
          <w:lang w:val="it-IT"/>
        </w:rPr>
        <w:t>유지하다</w:t>
      </w:r>
      <w:r>
        <w:rPr>
          <w:sz w:val="24"/>
          <w:szCs w:val="24"/>
          <w:lang w:val="it-IT"/>
        </w:rPr>
        <w:t xml:space="preserve"> / </w:t>
      </w:r>
      <w:r w:rsidR="009F2938" w:rsidRPr="00C718C6">
        <w:rPr>
          <w:color w:val="1F497D"/>
          <w:sz w:val="24"/>
          <w:szCs w:val="24"/>
        </w:rPr>
        <w:t xml:space="preserve">ISO </w:t>
      </w:r>
      <w:r w:rsidR="00660721" w:rsidRPr="00C718C6">
        <w:rPr>
          <w:color w:val="1F497D"/>
          <w:sz w:val="24"/>
          <w:szCs w:val="24"/>
        </w:rPr>
        <w:t>Secretary keeps</w:t>
      </w:r>
      <w:r w:rsidR="007D2970" w:rsidRPr="00C718C6">
        <w:rPr>
          <w:color w:val="1F497D"/>
          <w:sz w:val="24"/>
          <w:szCs w:val="24"/>
        </w:rPr>
        <w:t xml:space="preserve">: </w:t>
      </w:r>
    </w:p>
    <w:p w:rsidR="00FB6A8B" w:rsidRDefault="00FB6A8B" w:rsidP="00FB6A8B">
      <w:pPr>
        <w:numPr>
          <w:ilvl w:val="0"/>
          <w:numId w:val="5"/>
        </w:numPr>
        <w:tabs>
          <w:tab w:val="clear" w:pos="567"/>
          <w:tab w:val="num" w:pos="480"/>
        </w:tabs>
        <w:spacing w:line="360" w:lineRule="auto"/>
        <w:ind w:left="480" w:hanging="240"/>
        <w:jc w:val="both"/>
        <w:rPr>
          <w:sz w:val="24"/>
          <w:szCs w:val="24"/>
          <w:lang w:val="it-IT"/>
        </w:rPr>
      </w:pPr>
      <w:r w:rsidRPr="003B526F">
        <w:rPr>
          <w:sz w:val="24"/>
          <w:szCs w:val="24"/>
          <w:lang w:val="it-IT"/>
        </w:rPr>
        <w:t>문서 목록 외부</w:t>
      </w:r>
      <w:r>
        <w:rPr>
          <w:sz w:val="24"/>
          <w:szCs w:val="24"/>
          <w:lang w:val="it-IT"/>
        </w:rPr>
        <w:t>: 보관/저장 중 마지막 텍스트 중 문서 목록이 끝나는 기간이 유효합니다.</w:t>
      </w:r>
    </w:p>
    <w:p w:rsidR="00660721" w:rsidRPr="00C718C6" w:rsidRDefault="00660721" w:rsidP="00660721">
      <w:pPr>
        <w:numPr>
          <w:ilvl w:val="0"/>
          <w:numId w:val="5"/>
        </w:numPr>
        <w:tabs>
          <w:tab w:val="clear" w:pos="567"/>
          <w:tab w:val="num" w:pos="480"/>
        </w:tabs>
        <w:spacing w:line="360" w:lineRule="auto"/>
        <w:ind w:left="480" w:hanging="240"/>
        <w:jc w:val="both"/>
        <w:rPr>
          <w:color w:val="1F497D"/>
          <w:sz w:val="24"/>
          <w:szCs w:val="24"/>
        </w:rPr>
      </w:pPr>
      <w:r w:rsidRPr="00C718C6">
        <w:rPr>
          <w:color w:val="1F497D"/>
          <w:sz w:val="24"/>
          <w:szCs w:val="24"/>
        </w:rPr>
        <w:t>List of external documents: Kept in the period of time when the last document of the list of documents expires.</w:t>
      </w:r>
    </w:p>
    <w:p w:rsidR="00FB6A8B" w:rsidRDefault="00FB6A8B" w:rsidP="00FB6A8B">
      <w:pPr>
        <w:numPr>
          <w:ilvl w:val="0"/>
          <w:numId w:val="5"/>
        </w:numPr>
        <w:tabs>
          <w:tab w:val="clear" w:pos="567"/>
          <w:tab w:val="num" w:pos="480"/>
        </w:tabs>
        <w:spacing w:line="360" w:lineRule="auto"/>
        <w:ind w:left="480" w:hanging="240"/>
        <w:jc w:val="both"/>
        <w:rPr>
          <w:sz w:val="24"/>
          <w:szCs w:val="24"/>
          <w:lang w:val="it-IT"/>
        </w:rPr>
      </w:pPr>
      <w:r w:rsidRPr="007F4E3E">
        <w:rPr>
          <w:sz w:val="24"/>
          <w:szCs w:val="24"/>
          <w:lang w:val="it-IT"/>
        </w:rPr>
        <w:t>문서 목록 내부</w:t>
      </w:r>
      <w:r>
        <w:rPr>
          <w:sz w:val="24"/>
          <w:szCs w:val="24"/>
          <w:lang w:val="it-IT"/>
        </w:rPr>
        <w:t>: 보관/저장 중 마지막 텍스트 중 문서 목록이 끝나는 기간이 유효합니다.</w:t>
      </w:r>
    </w:p>
    <w:p w:rsidR="00660721" w:rsidRPr="00C718C6" w:rsidRDefault="00660721" w:rsidP="00660721">
      <w:pPr>
        <w:numPr>
          <w:ilvl w:val="0"/>
          <w:numId w:val="5"/>
        </w:numPr>
        <w:tabs>
          <w:tab w:val="clear" w:pos="567"/>
          <w:tab w:val="num" w:pos="480"/>
        </w:tabs>
        <w:spacing w:line="360" w:lineRule="auto"/>
        <w:ind w:left="480" w:hanging="240"/>
        <w:jc w:val="both"/>
        <w:rPr>
          <w:color w:val="1F497D"/>
          <w:sz w:val="24"/>
          <w:szCs w:val="24"/>
        </w:rPr>
      </w:pPr>
      <w:r w:rsidRPr="00C718C6">
        <w:rPr>
          <w:color w:val="1F497D"/>
          <w:sz w:val="24"/>
          <w:szCs w:val="24"/>
        </w:rPr>
        <w:t>List of internal documents: Kept in the period of time when the last document in the list of documents expires.</w:t>
      </w:r>
    </w:p>
    <w:p w:rsidR="007D2970" w:rsidRPr="00D810D6" w:rsidRDefault="00D810D6" w:rsidP="00D810D6">
      <w:pPr>
        <w:numPr>
          <w:ilvl w:val="0"/>
          <w:numId w:val="10"/>
        </w:numPr>
        <w:tabs>
          <w:tab w:val="clear" w:pos="720"/>
          <w:tab w:val="num" w:pos="360"/>
        </w:tabs>
        <w:spacing w:before="240" w:line="360" w:lineRule="auto"/>
        <w:ind w:left="360"/>
        <w:jc w:val="both"/>
        <w:rPr>
          <w:b/>
          <w:bCs/>
          <w:sz w:val="24"/>
          <w:szCs w:val="24"/>
          <w:lang w:val="it-IT"/>
        </w:rPr>
      </w:pPr>
      <w:r w:rsidRPr="003B526F">
        <w:rPr>
          <w:b/>
          <w:bCs/>
          <w:sz w:val="24"/>
          <w:szCs w:val="24"/>
          <w:lang w:val="it-IT"/>
        </w:rPr>
        <w:lastRenderedPageBreak/>
        <w:t>PHỤ LỤC</w:t>
      </w:r>
      <w:r>
        <w:rPr>
          <w:b/>
          <w:bCs/>
          <w:sz w:val="24"/>
          <w:szCs w:val="24"/>
          <w:lang w:val="it-IT"/>
        </w:rPr>
        <w:t xml:space="preserve"> / </w:t>
      </w:r>
      <w:r w:rsidR="00660721" w:rsidRPr="00D810D6">
        <w:rPr>
          <w:b/>
          <w:bCs/>
          <w:color w:val="1F497D"/>
          <w:sz w:val="24"/>
          <w:szCs w:val="24"/>
        </w:rPr>
        <w:t>APPENDIX</w:t>
      </w:r>
      <w:r w:rsidR="00582F8B" w:rsidRPr="00D810D6">
        <w:rPr>
          <w:b/>
          <w:bCs/>
          <w:color w:val="1F497D"/>
          <w:sz w:val="24"/>
          <w:szCs w:val="24"/>
        </w:rPr>
        <w:t>:</w:t>
      </w:r>
    </w:p>
    <w:p w:rsidR="00660721" w:rsidRPr="00C718C6" w:rsidRDefault="00D810D6" w:rsidP="00660721">
      <w:pPr>
        <w:spacing w:line="360" w:lineRule="auto"/>
        <w:jc w:val="both"/>
        <w:rPr>
          <w:color w:val="1F497D"/>
          <w:sz w:val="24"/>
          <w:szCs w:val="24"/>
        </w:rPr>
      </w:pPr>
      <w:r w:rsidRPr="003B526F">
        <w:rPr>
          <w:sz w:val="24"/>
          <w:szCs w:val="24"/>
          <w:lang w:val="it-IT"/>
        </w:rPr>
        <w:t>각/모든 형태 포함</w:t>
      </w:r>
      <w:r>
        <w:rPr>
          <w:sz w:val="24"/>
          <w:szCs w:val="24"/>
          <w:lang w:val="it-IT"/>
        </w:rPr>
        <w:t xml:space="preserve">u / </w:t>
      </w:r>
      <w:r w:rsidR="00660721" w:rsidRPr="00C718C6">
        <w:rPr>
          <w:color w:val="1F497D"/>
          <w:sz w:val="24"/>
          <w:szCs w:val="24"/>
        </w:rPr>
        <w:t xml:space="preserve">Includes the </w:t>
      </w:r>
    </w:p>
    <w:p w:rsidR="00D810D6" w:rsidRDefault="00D810D6" w:rsidP="00D810D6">
      <w:pPr>
        <w:numPr>
          <w:ilvl w:val="0"/>
          <w:numId w:val="5"/>
        </w:numPr>
        <w:tabs>
          <w:tab w:val="clear" w:pos="567"/>
          <w:tab w:val="num" w:pos="851"/>
        </w:tabs>
        <w:spacing w:line="360" w:lineRule="auto"/>
        <w:ind w:left="851" w:hanging="284"/>
        <w:jc w:val="both"/>
        <w:rPr>
          <w:sz w:val="24"/>
          <w:szCs w:val="24"/>
          <w:lang w:val="it-IT"/>
        </w:rPr>
      </w:pPr>
      <w:r>
        <w:rPr>
          <w:sz w:val="24"/>
          <w:szCs w:val="24"/>
          <w:lang w:val="it-IT"/>
        </w:rPr>
        <w:t>문서 목록 외부;</w:t>
      </w:r>
    </w:p>
    <w:p w:rsidR="008A6A8F" w:rsidRPr="00C718C6" w:rsidRDefault="00660721" w:rsidP="007D2970">
      <w:pPr>
        <w:numPr>
          <w:ilvl w:val="0"/>
          <w:numId w:val="5"/>
        </w:numPr>
        <w:tabs>
          <w:tab w:val="clear" w:pos="567"/>
          <w:tab w:val="num" w:pos="851"/>
        </w:tabs>
        <w:spacing w:line="360" w:lineRule="auto"/>
        <w:ind w:left="851" w:hanging="284"/>
        <w:jc w:val="both"/>
        <w:rPr>
          <w:color w:val="1F497D"/>
          <w:sz w:val="24"/>
          <w:szCs w:val="24"/>
        </w:rPr>
      </w:pPr>
      <w:r w:rsidRPr="00C718C6">
        <w:rPr>
          <w:color w:val="1F497D"/>
          <w:sz w:val="24"/>
          <w:szCs w:val="24"/>
        </w:rPr>
        <w:t>List of external documents</w:t>
      </w:r>
      <w:r w:rsidR="008A6A8F" w:rsidRPr="00C718C6">
        <w:rPr>
          <w:color w:val="1F497D"/>
          <w:sz w:val="24"/>
          <w:szCs w:val="24"/>
        </w:rPr>
        <w:t>;</w:t>
      </w:r>
    </w:p>
    <w:p w:rsidR="00D810D6" w:rsidRPr="003B526F" w:rsidRDefault="00D810D6" w:rsidP="00D810D6">
      <w:pPr>
        <w:numPr>
          <w:ilvl w:val="0"/>
          <w:numId w:val="5"/>
        </w:numPr>
        <w:tabs>
          <w:tab w:val="clear" w:pos="567"/>
          <w:tab w:val="num" w:pos="851"/>
        </w:tabs>
        <w:spacing w:line="360" w:lineRule="auto"/>
        <w:ind w:left="851" w:hanging="284"/>
        <w:jc w:val="both"/>
        <w:rPr>
          <w:sz w:val="24"/>
          <w:szCs w:val="24"/>
          <w:lang w:val="it-IT"/>
        </w:rPr>
      </w:pPr>
      <w:r w:rsidRPr="007F4E3E">
        <w:rPr>
          <w:sz w:val="24"/>
          <w:szCs w:val="24"/>
          <w:lang w:val="it-IT"/>
        </w:rPr>
        <w:t>문서 목록 내부</w:t>
      </w:r>
      <w:r>
        <w:rPr>
          <w:sz w:val="24"/>
          <w:szCs w:val="24"/>
          <w:lang w:val="it-IT"/>
        </w:rPr>
        <w:t>;</w:t>
      </w:r>
      <w:r>
        <w:rPr>
          <w:sz w:val="24"/>
          <w:szCs w:val="24"/>
          <w:lang w:val="it-IT"/>
        </w:rPr>
        <w:tab/>
      </w:r>
    </w:p>
    <w:p w:rsidR="007D2970" w:rsidRPr="00C718C6" w:rsidRDefault="00660721" w:rsidP="008A6A8F">
      <w:pPr>
        <w:numPr>
          <w:ilvl w:val="0"/>
          <w:numId w:val="5"/>
        </w:numPr>
        <w:tabs>
          <w:tab w:val="clear" w:pos="567"/>
          <w:tab w:val="num" w:pos="851"/>
        </w:tabs>
        <w:spacing w:line="360" w:lineRule="auto"/>
        <w:ind w:left="851" w:hanging="284"/>
        <w:jc w:val="both"/>
        <w:rPr>
          <w:color w:val="1F497D"/>
          <w:sz w:val="24"/>
          <w:szCs w:val="24"/>
        </w:rPr>
      </w:pPr>
      <w:r w:rsidRPr="00C718C6">
        <w:rPr>
          <w:color w:val="1F497D"/>
          <w:sz w:val="24"/>
          <w:szCs w:val="24"/>
        </w:rPr>
        <w:t>List of internal documents</w:t>
      </w:r>
      <w:r w:rsidR="008A6A8F" w:rsidRPr="00C718C6">
        <w:rPr>
          <w:color w:val="1F497D"/>
          <w:sz w:val="24"/>
          <w:szCs w:val="24"/>
        </w:rPr>
        <w:t>;</w:t>
      </w:r>
      <w:r w:rsidR="00DE33CE" w:rsidRPr="00C718C6">
        <w:rPr>
          <w:color w:val="1F497D"/>
          <w:sz w:val="24"/>
          <w:szCs w:val="24"/>
        </w:rPr>
        <w:tab/>
      </w:r>
    </w:p>
    <w:p w:rsidR="005A1FCE" w:rsidRPr="00C718C6" w:rsidRDefault="005A1FCE" w:rsidP="007D2970">
      <w:pPr>
        <w:rPr>
          <w:color w:val="1F497D"/>
          <w:sz w:val="24"/>
          <w:szCs w:val="24"/>
        </w:rPr>
      </w:pPr>
    </w:p>
    <w:sectPr w:rsidR="005A1FCE" w:rsidRPr="00C718C6" w:rsidSect="000E68F3">
      <w:headerReference w:type="even" r:id="rId14"/>
      <w:headerReference w:type="default" r:id="rId15"/>
      <w:footerReference w:type="even" r:id="rId16"/>
      <w:footerReference w:type="default" r:id="rId17"/>
      <w:headerReference w:type="first" r:id="rId18"/>
      <w:footerReference w:type="first" r:id="rId19"/>
      <w:pgSz w:w="11907" w:h="16840" w:code="9"/>
      <w:pgMar w:top="1134" w:right="1134" w:bottom="1134" w:left="1701" w:header="288" w:footer="144" w:gutter="0"/>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36C9" w:rsidRDefault="00F036C9">
      <w:r>
        <w:separator/>
      </w:r>
    </w:p>
  </w:endnote>
  <w:endnote w:type="continuationSeparator" w:id="0">
    <w:p w:rsidR="00F036C9" w:rsidRDefault="00F03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VnArial">
    <w:altName w:val="Courier New"/>
    <w:charset w:val="00"/>
    <w:family w:val="swiss"/>
    <w:pitch w:val="variable"/>
    <w:sig w:usb0="00000001" w:usb1="00000000" w:usb2="00000000" w:usb3="00000000" w:csb0="00000011" w:csb1="00000000"/>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0E28" w:rsidRDefault="007C0E2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0E28" w:rsidRDefault="007C0E28">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0E28" w:rsidRDefault="007C0E2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36C9" w:rsidRDefault="00F036C9">
      <w:r>
        <w:separator/>
      </w:r>
    </w:p>
  </w:footnote>
  <w:footnote w:type="continuationSeparator" w:id="0">
    <w:p w:rsidR="00F036C9" w:rsidRDefault="00F036C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0E28" w:rsidRDefault="007C0E2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27"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67"/>
      <w:gridCol w:w="4204"/>
      <w:gridCol w:w="1828"/>
      <w:gridCol w:w="1828"/>
    </w:tblGrid>
    <w:tr w:rsidR="003554AD" w:rsidRPr="00884E4F" w:rsidTr="003554AD">
      <w:tblPrEx>
        <w:tblCellMar>
          <w:top w:w="0" w:type="dxa"/>
          <w:bottom w:w="0" w:type="dxa"/>
        </w:tblCellMar>
      </w:tblPrEx>
      <w:trPr>
        <w:cantSplit/>
        <w:trHeight w:val="482"/>
      </w:trPr>
      <w:tc>
        <w:tcPr>
          <w:tcW w:w="2367" w:type="dxa"/>
          <w:vMerge w:val="restart"/>
          <w:vAlign w:val="center"/>
        </w:tcPr>
        <w:p w:rsidR="003554AD" w:rsidRPr="00884E4F" w:rsidRDefault="003554AD" w:rsidP="00493598">
          <w:pPr>
            <w:pStyle w:val="Header"/>
            <w:spacing w:before="100" w:beforeAutospacing="1"/>
            <w:rPr>
              <w:rFonts w:ascii="Times New Roman" w:hAnsi="Times New Roman"/>
              <w:b/>
              <w:sz w:val="24"/>
              <w:szCs w:val="24"/>
            </w:rPr>
          </w:pPr>
          <w:r w:rsidRPr="00884E4F">
            <w:rPr>
              <w:rFonts w:ascii="Times New Roman" w:hAnsi="Times New Roman"/>
              <w:b/>
              <w:sz w:val="24"/>
              <w:szCs w:val="24"/>
            </w:rPr>
            <w:t xml:space="preserve"> </w:t>
          </w:r>
          <w:r w:rsidR="00212C3D" w:rsidRPr="00884E4F">
            <w:rPr>
              <w:rFonts w:ascii="Times New Roman" w:hAnsi="Times New Roman"/>
              <w:b/>
              <w:noProof/>
              <w:sz w:val="24"/>
              <w:szCs w:val="24"/>
              <w:lang w:eastAsia="ko-KR"/>
            </w:rPr>
            <w:drawing>
              <wp:inline distT="0" distB="0" distL="0" distR="0">
                <wp:extent cx="1257300" cy="981075"/>
                <wp:effectExtent l="0" t="0" r="0" b="0"/>
                <wp:docPr id="2" name="Picture 2" descr="C:\Users\Administrator\AppData\Local\Microsoft\Windows\Temporary Internet Files\Temporary Compressed Files\down\M&amp;C-Logo(최종).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AppData\Local\Microsoft\Windows\Temporary Internet Files\Temporary Compressed Files\down\M&amp;C-Logo(최종).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981075"/>
                        </a:xfrm>
                        <a:prstGeom prst="rect">
                          <a:avLst/>
                        </a:prstGeom>
                        <a:noFill/>
                        <a:ln>
                          <a:noFill/>
                        </a:ln>
                      </pic:spPr>
                    </pic:pic>
                  </a:graphicData>
                </a:graphic>
              </wp:inline>
            </w:drawing>
          </w:r>
        </w:p>
      </w:tc>
      <w:tc>
        <w:tcPr>
          <w:tcW w:w="4204" w:type="dxa"/>
          <w:shd w:val="pct5" w:color="000000" w:fill="FFFFFF"/>
        </w:tcPr>
        <w:p w:rsidR="003554AD" w:rsidRPr="00FF17EF" w:rsidRDefault="003554AD" w:rsidP="00446B26">
          <w:pPr>
            <w:spacing w:before="60" w:after="60"/>
            <w:jc w:val="center"/>
            <w:rPr>
              <w:b/>
              <w:sz w:val="36"/>
              <w:szCs w:val="36"/>
              <w:lang w:val="vi-VN" w:eastAsia="ko-KR"/>
            </w:rPr>
          </w:pPr>
          <w:r w:rsidRPr="008165A3">
            <w:rPr>
              <w:b/>
              <w:sz w:val="36"/>
              <w:szCs w:val="36"/>
              <w:lang w:val="fr-FR"/>
            </w:rPr>
            <w:t>문서명</w:t>
          </w:r>
          <w:r w:rsidRPr="008165A3">
            <w:rPr>
              <w:b/>
              <w:color w:val="1F497D"/>
              <w:sz w:val="36"/>
              <w:szCs w:val="36"/>
              <w:lang w:val="fr-FR"/>
            </w:rPr>
            <w:t xml:space="preserve"> /</w:t>
          </w:r>
          <w:r w:rsidRPr="00A13EA9">
            <w:rPr>
              <w:b/>
              <w:color w:val="1F497D"/>
              <w:sz w:val="36"/>
              <w:szCs w:val="36"/>
              <w:lang w:val="fr-FR"/>
            </w:rPr>
            <w:t>Document title</w:t>
          </w:r>
        </w:p>
      </w:tc>
      <w:tc>
        <w:tcPr>
          <w:tcW w:w="1828" w:type="dxa"/>
          <w:vAlign w:val="center"/>
        </w:tcPr>
        <w:p w:rsidR="003554AD" w:rsidRPr="002D7B20" w:rsidRDefault="003554AD" w:rsidP="00C718C6">
          <w:pPr>
            <w:pStyle w:val="Header"/>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3554AD" w:rsidRPr="004A1A6B" w:rsidRDefault="003554AD" w:rsidP="00C718C6">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828" w:type="dxa"/>
          <w:vAlign w:val="center"/>
        </w:tcPr>
        <w:p w:rsidR="003554AD" w:rsidRPr="00C718C6" w:rsidRDefault="00AB2B4E" w:rsidP="00C6261C">
          <w:pPr>
            <w:pStyle w:val="Header"/>
            <w:jc w:val="center"/>
            <w:rPr>
              <w:rFonts w:ascii="Times New Roman" w:hAnsi="Times New Roman"/>
              <w:color w:val="1F497D"/>
              <w:sz w:val="20"/>
            </w:rPr>
          </w:pPr>
          <w:r>
            <w:rPr>
              <w:rFonts w:ascii="Times New Roman" w:hAnsi="Times New Roman" w:hint="eastAsia"/>
              <w:color w:val="1F497D"/>
              <w:sz w:val="20"/>
              <w:lang w:eastAsia="ko-KR"/>
            </w:rPr>
            <w:t>ISO.02.</w:t>
          </w:r>
          <w:r w:rsidR="007C0E28">
            <w:rPr>
              <w:rFonts w:ascii="Times New Roman" w:hAnsi="Times New Roman"/>
              <w:color w:val="1F497D"/>
              <w:sz w:val="20"/>
              <w:lang w:eastAsia="ko-KR"/>
            </w:rPr>
            <w:t>05.</w:t>
          </w:r>
          <w:r w:rsidR="00C6261C">
            <w:rPr>
              <w:rFonts w:ascii="Times New Roman" w:hAnsi="Times New Roman"/>
              <w:color w:val="1F497D"/>
              <w:sz w:val="20"/>
              <w:lang w:eastAsia="ko-KR"/>
            </w:rPr>
            <w:t>0</w:t>
          </w:r>
          <w:r>
            <w:rPr>
              <w:rFonts w:ascii="Times New Roman" w:hAnsi="Times New Roman"/>
              <w:color w:val="1F497D"/>
              <w:sz w:val="20"/>
              <w:lang w:eastAsia="ko-KR"/>
            </w:rPr>
            <w:t>4</w:t>
          </w:r>
          <w:r w:rsidR="003554AD" w:rsidRPr="00C718C6">
            <w:rPr>
              <w:rFonts w:ascii="Times New Roman" w:hAnsi="Times New Roman"/>
              <w:color w:val="1F497D"/>
              <w:sz w:val="20"/>
            </w:rPr>
            <w:t xml:space="preserve"> </w:t>
          </w:r>
        </w:p>
      </w:tc>
    </w:tr>
    <w:tr w:rsidR="003554AD" w:rsidRPr="00884E4F" w:rsidTr="003554AD">
      <w:tblPrEx>
        <w:tblCellMar>
          <w:top w:w="0" w:type="dxa"/>
          <w:bottom w:w="0" w:type="dxa"/>
        </w:tblCellMar>
      </w:tblPrEx>
      <w:trPr>
        <w:cantSplit/>
        <w:trHeight w:val="437"/>
      </w:trPr>
      <w:tc>
        <w:tcPr>
          <w:tcW w:w="2367" w:type="dxa"/>
          <w:vMerge/>
        </w:tcPr>
        <w:p w:rsidR="003554AD" w:rsidRPr="00884E4F" w:rsidRDefault="003554AD" w:rsidP="00A316FC">
          <w:pPr>
            <w:pStyle w:val="Header"/>
            <w:spacing w:before="60"/>
            <w:rPr>
              <w:rFonts w:ascii="Times New Roman" w:hAnsi="Times New Roman"/>
            </w:rPr>
          </w:pPr>
        </w:p>
      </w:tc>
      <w:tc>
        <w:tcPr>
          <w:tcW w:w="4204" w:type="dxa"/>
          <w:vMerge w:val="restart"/>
          <w:vAlign w:val="center"/>
        </w:tcPr>
        <w:p w:rsidR="003554AD" w:rsidRPr="00C718C6" w:rsidRDefault="003554AD" w:rsidP="00E8131E">
          <w:pPr>
            <w:pStyle w:val="Header"/>
            <w:spacing w:before="120"/>
            <w:jc w:val="center"/>
            <w:rPr>
              <w:rFonts w:ascii="Times New Roman" w:hAnsi="Times New Roman"/>
              <w:b/>
              <w:color w:val="1F497D"/>
              <w:sz w:val="34"/>
              <w:szCs w:val="36"/>
              <w:lang w:val="de-DE" w:eastAsia="ko-KR"/>
            </w:rPr>
          </w:pPr>
          <w:r w:rsidRPr="00C718C6">
            <w:rPr>
              <w:rFonts w:ascii="Times New Roman" w:hAnsi="Times New Roman"/>
              <w:b/>
              <w:color w:val="1F497D"/>
              <w:sz w:val="34"/>
              <w:szCs w:val="36"/>
              <w:lang w:val="de-DE" w:eastAsia="ko-KR"/>
            </w:rPr>
            <w:t xml:space="preserve">DOCUMENT CONTROL </w:t>
          </w:r>
          <w:r w:rsidRPr="00C718C6">
            <w:rPr>
              <w:rFonts w:ascii="Times New Roman" w:hAnsi="Times New Roman"/>
              <w:b/>
              <w:color w:val="1F497D"/>
              <w:sz w:val="34"/>
              <w:szCs w:val="36"/>
              <w:lang w:val="vi-VN" w:eastAsia="ko-KR"/>
            </w:rPr>
            <w:t>PROCEDURE</w:t>
          </w:r>
          <w:r w:rsidRPr="00C718C6">
            <w:rPr>
              <w:rFonts w:ascii="Times New Roman" w:hAnsi="Times New Roman"/>
              <w:b/>
              <w:color w:val="1F497D"/>
              <w:sz w:val="34"/>
              <w:szCs w:val="36"/>
              <w:lang w:val="de-DE" w:eastAsia="ko-KR"/>
            </w:rPr>
            <w:t xml:space="preserve"> </w:t>
          </w:r>
        </w:p>
        <w:p w:rsidR="003554AD" w:rsidRPr="00884E4F" w:rsidRDefault="003554AD" w:rsidP="00A316FC">
          <w:pPr>
            <w:pStyle w:val="Header"/>
            <w:spacing w:before="120"/>
            <w:jc w:val="center"/>
            <w:rPr>
              <w:rFonts w:ascii="Times New Roman" w:hAnsi="Times New Roman"/>
              <w:b/>
              <w:sz w:val="26"/>
              <w:szCs w:val="36"/>
              <w:lang w:val="de-DE"/>
            </w:rPr>
          </w:pPr>
        </w:p>
      </w:tc>
      <w:tc>
        <w:tcPr>
          <w:tcW w:w="1828" w:type="dxa"/>
          <w:vAlign w:val="center"/>
        </w:tcPr>
        <w:p w:rsidR="003554AD" w:rsidRPr="004A1A6B" w:rsidRDefault="003554AD" w:rsidP="00C718C6">
          <w:pPr>
            <w:pStyle w:val="Header"/>
            <w:rPr>
              <w:rFonts w:ascii="Times New Roman" w:eastAsia="SimSun" w:hAnsi="Times New Roman"/>
              <w:color w:val="1F497D"/>
              <w:sz w:val="20"/>
              <w:lang w:eastAsia="zh-CN"/>
            </w:rPr>
          </w:pPr>
          <w:r w:rsidRPr="00F93F99">
            <w:rPr>
              <w:rFonts w:ascii="Times New Roman" w:eastAsia="SimSun" w:hAnsi="Times New Roman"/>
              <w:sz w:val="20"/>
              <w:lang w:eastAsia="zh-CN"/>
            </w:rPr>
            <w:t>발행일</w:t>
          </w:r>
        </w:p>
        <w:p w:rsidR="003554AD" w:rsidRPr="004A1A6B" w:rsidRDefault="003554AD" w:rsidP="00C718C6">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828" w:type="dxa"/>
          <w:vAlign w:val="center"/>
        </w:tcPr>
        <w:p w:rsidR="003554AD" w:rsidRPr="00C718C6" w:rsidRDefault="00C6261C" w:rsidP="00884E4F">
          <w:pPr>
            <w:pStyle w:val="Header"/>
            <w:jc w:val="center"/>
            <w:rPr>
              <w:rFonts w:ascii="Times New Roman" w:hAnsi="Times New Roman"/>
              <w:color w:val="1F497D"/>
              <w:sz w:val="20"/>
            </w:rPr>
          </w:pPr>
          <w:r>
            <w:rPr>
              <w:rFonts w:ascii="Times New Roman" w:hAnsi="Times New Roman"/>
              <w:color w:val="1F497D"/>
              <w:sz w:val="20"/>
            </w:rPr>
            <w:t>19/11/2022</w:t>
          </w:r>
        </w:p>
      </w:tc>
    </w:tr>
    <w:tr w:rsidR="003554AD" w:rsidRPr="00884E4F" w:rsidTr="003554AD">
      <w:tblPrEx>
        <w:tblCellMar>
          <w:top w:w="0" w:type="dxa"/>
          <w:bottom w:w="0" w:type="dxa"/>
        </w:tblCellMar>
      </w:tblPrEx>
      <w:trPr>
        <w:cantSplit/>
        <w:trHeight w:val="437"/>
      </w:trPr>
      <w:tc>
        <w:tcPr>
          <w:tcW w:w="2367" w:type="dxa"/>
          <w:vMerge/>
        </w:tcPr>
        <w:p w:rsidR="003554AD" w:rsidRPr="00884E4F" w:rsidRDefault="003554AD" w:rsidP="00A316FC">
          <w:pPr>
            <w:pStyle w:val="Header"/>
            <w:spacing w:before="120"/>
            <w:jc w:val="center"/>
            <w:rPr>
              <w:rFonts w:ascii="Times New Roman" w:hAnsi="Times New Roman"/>
              <w:sz w:val="20"/>
            </w:rPr>
          </w:pPr>
        </w:p>
      </w:tc>
      <w:tc>
        <w:tcPr>
          <w:tcW w:w="4204" w:type="dxa"/>
          <w:vMerge/>
        </w:tcPr>
        <w:p w:rsidR="003554AD" w:rsidRPr="00884E4F" w:rsidRDefault="003554AD" w:rsidP="00A316FC">
          <w:pPr>
            <w:pStyle w:val="Header"/>
            <w:spacing w:before="120"/>
            <w:jc w:val="center"/>
            <w:rPr>
              <w:rFonts w:ascii="Times New Roman" w:hAnsi="Times New Roman"/>
            </w:rPr>
          </w:pPr>
        </w:p>
      </w:tc>
      <w:tc>
        <w:tcPr>
          <w:tcW w:w="1828" w:type="dxa"/>
          <w:vAlign w:val="center"/>
        </w:tcPr>
        <w:p w:rsidR="003554AD" w:rsidRPr="004A1A6B" w:rsidRDefault="003554AD" w:rsidP="00C718C6">
          <w:pPr>
            <w:pStyle w:val="Header"/>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828" w:type="dxa"/>
          <w:vAlign w:val="center"/>
        </w:tcPr>
        <w:p w:rsidR="003554AD" w:rsidRPr="00C718C6" w:rsidRDefault="00AB2B4E" w:rsidP="00C6261C">
          <w:pPr>
            <w:pStyle w:val="Header"/>
            <w:jc w:val="center"/>
            <w:rPr>
              <w:rFonts w:ascii="Times New Roman" w:hAnsi="Times New Roman" w:hint="eastAsia"/>
              <w:color w:val="1F497D"/>
              <w:sz w:val="20"/>
              <w:lang w:eastAsia="ko-KR"/>
            </w:rPr>
          </w:pPr>
          <w:r>
            <w:rPr>
              <w:rFonts w:ascii="Times New Roman" w:hAnsi="Times New Roman" w:hint="eastAsia"/>
              <w:color w:val="1F497D"/>
              <w:sz w:val="20"/>
              <w:lang w:eastAsia="ko-KR"/>
            </w:rPr>
            <w:t>0</w:t>
          </w:r>
          <w:r w:rsidR="00C6261C">
            <w:rPr>
              <w:rFonts w:ascii="Times New Roman" w:hAnsi="Times New Roman"/>
              <w:color w:val="1F497D"/>
              <w:sz w:val="20"/>
              <w:lang w:eastAsia="ko-KR"/>
            </w:rPr>
            <w:t>6</w:t>
          </w:r>
        </w:p>
      </w:tc>
    </w:tr>
    <w:tr w:rsidR="003554AD" w:rsidRPr="00884E4F" w:rsidTr="003554AD">
      <w:tblPrEx>
        <w:tblCellMar>
          <w:top w:w="0" w:type="dxa"/>
          <w:bottom w:w="0" w:type="dxa"/>
        </w:tblCellMar>
      </w:tblPrEx>
      <w:trPr>
        <w:cantSplit/>
        <w:trHeight w:val="437"/>
      </w:trPr>
      <w:tc>
        <w:tcPr>
          <w:tcW w:w="2367" w:type="dxa"/>
          <w:vMerge/>
        </w:tcPr>
        <w:p w:rsidR="003554AD" w:rsidRPr="00884E4F" w:rsidRDefault="003554AD" w:rsidP="00A316FC">
          <w:pPr>
            <w:pStyle w:val="Header"/>
            <w:spacing w:before="120"/>
            <w:jc w:val="center"/>
            <w:rPr>
              <w:rFonts w:ascii="Times New Roman" w:hAnsi="Times New Roman"/>
            </w:rPr>
          </w:pPr>
        </w:p>
      </w:tc>
      <w:tc>
        <w:tcPr>
          <w:tcW w:w="4204" w:type="dxa"/>
          <w:vMerge/>
        </w:tcPr>
        <w:p w:rsidR="003554AD" w:rsidRPr="00884E4F" w:rsidRDefault="003554AD" w:rsidP="00A316FC">
          <w:pPr>
            <w:pStyle w:val="Header"/>
            <w:spacing w:before="120"/>
            <w:jc w:val="center"/>
            <w:rPr>
              <w:rFonts w:ascii="Times New Roman" w:hAnsi="Times New Roman"/>
            </w:rPr>
          </w:pPr>
        </w:p>
      </w:tc>
      <w:tc>
        <w:tcPr>
          <w:tcW w:w="1828" w:type="dxa"/>
          <w:vAlign w:val="center"/>
        </w:tcPr>
        <w:p w:rsidR="003554AD" w:rsidRDefault="003554AD" w:rsidP="00C718C6">
          <w:pPr>
            <w:pStyle w:val="Header"/>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3554AD" w:rsidRPr="004A1A6B" w:rsidRDefault="003554AD" w:rsidP="00C718C6">
          <w:pPr>
            <w:pStyle w:val="Header"/>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828" w:type="dxa"/>
          <w:vAlign w:val="center"/>
        </w:tcPr>
        <w:p w:rsidR="003554AD" w:rsidRPr="00C718C6" w:rsidRDefault="003554AD" w:rsidP="00884E4F">
          <w:pPr>
            <w:pStyle w:val="Header"/>
            <w:jc w:val="center"/>
            <w:rPr>
              <w:rFonts w:ascii="Times New Roman" w:hAnsi="Times New Roman"/>
              <w:color w:val="1F497D"/>
              <w:sz w:val="20"/>
              <w:lang w:eastAsia="ko-KR"/>
            </w:rPr>
          </w:pPr>
          <w:r w:rsidRPr="00C718C6">
            <w:rPr>
              <w:rFonts w:ascii="Times New Roman" w:hAnsi="Times New Roman"/>
              <w:color w:val="1F497D"/>
              <w:sz w:val="20"/>
              <w:lang w:eastAsia="ko-KR"/>
            </w:rPr>
            <w:fldChar w:fldCharType="begin"/>
          </w:r>
          <w:r w:rsidRPr="00C718C6">
            <w:rPr>
              <w:rFonts w:ascii="Times New Roman" w:hAnsi="Times New Roman"/>
              <w:color w:val="1F497D"/>
              <w:sz w:val="20"/>
              <w:lang w:eastAsia="ko-KR"/>
            </w:rPr>
            <w:instrText xml:space="preserve"> PAGE   \* MERGEFORMAT </w:instrText>
          </w:r>
          <w:r w:rsidRPr="00C718C6">
            <w:rPr>
              <w:rFonts w:ascii="Times New Roman" w:hAnsi="Times New Roman"/>
              <w:color w:val="1F497D"/>
              <w:sz w:val="20"/>
              <w:lang w:eastAsia="ko-KR"/>
            </w:rPr>
            <w:fldChar w:fldCharType="separate"/>
          </w:r>
          <w:r w:rsidR="00212C3D">
            <w:rPr>
              <w:rFonts w:ascii="Times New Roman" w:hAnsi="Times New Roman"/>
              <w:noProof/>
              <w:color w:val="1F497D"/>
              <w:sz w:val="20"/>
              <w:lang w:eastAsia="ko-KR"/>
            </w:rPr>
            <w:t>4</w:t>
          </w:r>
          <w:r w:rsidRPr="00C718C6">
            <w:rPr>
              <w:rFonts w:ascii="Times New Roman" w:hAnsi="Times New Roman"/>
              <w:color w:val="1F497D"/>
              <w:sz w:val="20"/>
              <w:lang w:eastAsia="ko-KR"/>
            </w:rPr>
            <w:fldChar w:fldCharType="end"/>
          </w:r>
          <w:r w:rsidRPr="00C718C6">
            <w:rPr>
              <w:rFonts w:ascii="Times New Roman" w:hAnsi="Times New Roman"/>
              <w:color w:val="1F497D"/>
              <w:sz w:val="20"/>
              <w:lang w:eastAsia="ko-KR"/>
            </w:rPr>
            <w:t>/</w:t>
          </w:r>
          <w:r w:rsidRPr="00C718C6">
            <w:rPr>
              <w:rFonts w:ascii="Times New Roman" w:hAnsi="Times New Roman"/>
              <w:color w:val="1F497D"/>
              <w:sz w:val="20"/>
              <w:lang w:eastAsia="ko-KR"/>
            </w:rPr>
            <w:fldChar w:fldCharType="begin"/>
          </w:r>
          <w:r w:rsidRPr="00C718C6">
            <w:rPr>
              <w:rFonts w:ascii="Times New Roman" w:hAnsi="Times New Roman"/>
              <w:color w:val="1F497D"/>
              <w:sz w:val="20"/>
              <w:lang w:eastAsia="ko-KR"/>
            </w:rPr>
            <w:instrText xml:space="preserve"> NUMPAGES </w:instrText>
          </w:r>
          <w:r w:rsidRPr="00C718C6">
            <w:rPr>
              <w:rFonts w:ascii="Times New Roman" w:hAnsi="Times New Roman"/>
              <w:color w:val="1F497D"/>
              <w:sz w:val="20"/>
              <w:lang w:eastAsia="ko-KR"/>
            </w:rPr>
            <w:fldChar w:fldCharType="separate"/>
          </w:r>
          <w:r w:rsidR="00212C3D">
            <w:rPr>
              <w:rFonts w:ascii="Times New Roman" w:hAnsi="Times New Roman"/>
              <w:noProof/>
              <w:color w:val="1F497D"/>
              <w:sz w:val="20"/>
              <w:lang w:eastAsia="ko-KR"/>
            </w:rPr>
            <w:t>16</w:t>
          </w:r>
          <w:r w:rsidRPr="00C718C6">
            <w:rPr>
              <w:rFonts w:ascii="Times New Roman" w:hAnsi="Times New Roman"/>
              <w:color w:val="1F497D"/>
              <w:sz w:val="20"/>
              <w:lang w:eastAsia="ko-KR"/>
            </w:rPr>
            <w:fldChar w:fldCharType="end"/>
          </w:r>
        </w:p>
      </w:tc>
    </w:tr>
    <w:tr w:rsidR="003554AD" w:rsidRPr="00884E4F" w:rsidTr="003554AD">
      <w:tblPrEx>
        <w:tblCellMar>
          <w:top w:w="0" w:type="dxa"/>
          <w:bottom w:w="0" w:type="dxa"/>
        </w:tblCellMar>
      </w:tblPrEx>
      <w:trPr>
        <w:cantSplit/>
        <w:trHeight w:val="455"/>
      </w:trPr>
      <w:tc>
        <w:tcPr>
          <w:tcW w:w="2367" w:type="dxa"/>
          <w:vMerge/>
        </w:tcPr>
        <w:p w:rsidR="003554AD" w:rsidRPr="00884E4F" w:rsidRDefault="003554AD" w:rsidP="00A316FC">
          <w:pPr>
            <w:pStyle w:val="Header"/>
            <w:spacing w:before="120"/>
            <w:jc w:val="center"/>
            <w:rPr>
              <w:rFonts w:ascii="Times New Roman" w:hAnsi="Times New Roman"/>
            </w:rPr>
          </w:pPr>
        </w:p>
      </w:tc>
      <w:tc>
        <w:tcPr>
          <w:tcW w:w="4204" w:type="dxa"/>
          <w:vMerge/>
        </w:tcPr>
        <w:p w:rsidR="003554AD" w:rsidRPr="00884E4F" w:rsidRDefault="003554AD" w:rsidP="00A316FC">
          <w:pPr>
            <w:pStyle w:val="Header"/>
            <w:spacing w:before="120"/>
            <w:jc w:val="center"/>
            <w:rPr>
              <w:rFonts w:ascii="Times New Roman" w:hAnsi="Times New Roman"/>
            </w:rPr>
          </w:pPr>
        </w:p>
      </w:tc>
      <w:tc>
        <w:tcPr>
          <w:tcW w:w="1828" w:type="dxa"/>
          <w:vAlign w:val="center"/>
        </w:tcPr>
        <w:p w:rsidR="003554AD" w:rsidRPr="004A1A6B" w:rsidRDefault="003554AD" w:rsidP="00C718C6">
          <w:pPr>
            <w:pStyle w:val="Header"/>
            <w:rPr>
              <w:rFonts w:ascii="Times New Roman" w:eastAsia="SimSun" w:hAnsi="Times New Roman"/>
              <w:color w:val="1F497D"/>
              <w:sz w:val="20"/>
              <w:lang w:val="vi-VN" w:eastAsia="zh-CN"/>
            </w:rPr>
          </w:pPr>
          <w:r>
            <w:rPr>
              <w:rFonts w:ascii="Times New Roman" w:eastAsia="SimSun" w:hAnsi="Times New Roman"/>
              <w:sz w:val="20"/>
              <w:lang w:eastAsia="zh-CN"/>
            </w:rPr>
            <w:t>부서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828" w:type="dxa"/>
          <w:vAlign w:val="center"/>
        </w:tcPr>
        <w:p w:rsidR="003554AD" w:rsidRPr="00884E4F" w:rsidRDefault="00AB2B4E" w:rsidP="00884E4F">
          <w:pPr>
            <w:pStyle w:val="Header"/>
            <w:jc w:val="center"/>
            <w:rPr>
              <w:rFonts w:ascii="Times New Roman" w:hAnsi="Times New Roman"/>
              <w:sz w:val="20"/>
            </w:rPr>
          </w:pPr>
          <w:r>
            <w:rPr>
              <w:rFonts w:ascii="Times New Roman" w:hAnsi="Times New Roman"/>
              <w:sz w:val="20"/>
            </w:rPr>
            <w:t>Ban ISO</w:t>
          </w:r>
          <w:r w:rsidR="003554AD" w:rsidRPr="00884E4F">
            <w:rPr>
              <w:rFonts w:ascii="Times New Roman" w:hAnsi="Times New Roman"/>
              <w:sz w:val="20"/>
            </w:rPr>
            <w:t xml:space="preserve"> </w:t>
          </w:r>
        </w:p>
      </w:tc>
    </w:tr>
  </w:tbl>
  <w:p w:rsidR="000E68F3" w:rsidRPr="00200B4C" w:rsidRDefault="000E68F3" w:rsidP="000E68F3">
    <w:pPr>
      <w:pStyle w:val="Header"/>
      <w:tabs>
        <w:tab w:val="clear" w:pos="8640"/>
        <w:tab w:val="right" w:pos="9360"/>
      </w:tabs>
      <w:rPr>
        <w:rFonts w:ascii="Times New Roman" w:hAnsi="Times New Roman" w:hint="eastAsia"/>
        <w:lang w:eastAsia="ko-KR"/>
      </w:rPr>
    </w:pPr>
  </w:p>
  <w:p w:rsidR="000E68F3" w:rsidRDefault="000E68F3"/>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0E28" w:rsidRDefault="007C0E2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56B67"/>
    <w:multiLevelType w:val="multilevel"/>
    <w:tmpl w:val="36F2289E"/>
    <w:lvl w:ilvl="0">
      <w:start w:val="5"/>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FC6410"/>
    <w:multiLevelType w:val="singleLevel"/>
    <w:tmpl w:val="FEB882AA"/>
    <w:lvl w:ilvl="0">
      <w:start w:val="1"/>
      <w:numFmt w:val="decimal"/>
      <w:lvlText w:val="5.6.%1"/>
      <w:lvlJc w:val="left"/>
      <w:pPr>
        <w:tabs>
          <w:tab w:val="num" w:pos="3690"/>
        </w:tabs>
        <w:ind w:left="3330" w:hanging="360"/>
      </w:pPr>
    </w:lvl>
  </w:abstractNum>
  <w:abstractNum w:abstractNumId="2" w15:restartNumberingAfterBreak="0">
    <w:nsid w:val="0F3647DB"/>
    <w:multiLevelType w:val="hybridMultilevel"/>
    <w:tmpl w:val="B848336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A5630"/>
    <w:multiLevelType w:val="singleLevel"/>
    <w:tmpl w:val="818EC49C"/>
    <w:lvl w:ilvl="0">
      <w:numFmt w:val="bullet"/>
      <w:lvlText w:val="-"/>
      <w:lvlJc w:val="left"/>
      <w:pPr>
        <w:tabs>
          <w:tab w:val="num" w:pos="360"/>
        </w:tabs>
        <w:ind w:left="360" w:hanging="360"/>
      </w:pPr>
      <w:rPr>
        <w:rFonts w:ascii="Times New Roman" w:hAnsi="Times New Roman" w:hint="default"/>
      </w:rPr>
    </w:lvl>
  </w:abstractNum>
  <w:abstractNum w:abstractNumId="4" w15:restartNumberingAfterBreak="0">
    <w:nsid w:val="194947C9"/>
    <w:multiLevelType w:val="hybridMultilevel"/>
    <w:tmpl w:val="9AE6D066"/>
    <w:lvl w:ilvl="0" w:tplc="317018C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5D80B08"/>
    <w:multiLevelType w:val="hybridMultilevel"/>
    <w:tmpl w:val="4FA2705C"/>
    <w:lvl w:ilvl="0" w:tplc="A55062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AE3760D"/>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3BE329E3"/>
    <w:multiLevelType w:val="singleLevel"/>
    <w:tmpl w:val="33A23CA2"/>
    <w:lvl w:ilvl="0">
      <w:start w:val="1"/>
      <w:numFmt w:val="bullet"/>
      <w:lvlText w:val="-"/>
      <w:lvlJc w:val="left"/>
      <w:pPr>
        <w:tabs>
          <w:tab w:val="num" w:pos="567"/>
        </w:tabs>
        <w:ind w:left="567" w:hanging="567"/>
      </w:pPr>
      <w:rPr>
        <w:rFonts w:ascii="Times New Roman" w:hAnsi="Times New Roman" w:hint="default"/>
      </w:rPr>
    </w:lvl>
  </w:abstractNum>
  <w:abstractNum w:abstractNumId="8" w15:restartNumberingAfterBreak="0">
    <w:nsid w:val="3E7546E9"/>
    <w:multiLevelType w:val="hybridMultilevel"/>
    <w:tmpl w:val="C952DE48"/>
    <w:lvl w:ilvl="0" w:tplc="9CA8891C">
      <w:start w:val="1"/>
      <w:numFmt w:val="bullet"/>
      <w:lvlText w:val="-"/>
      <w:lvlJc w:val="left"/>
      <w:pPr>
        <w:tabs>
          <w:tab w:val="num" w:pos="1080"/>
        </w:tabs>
        <w:ind w:left="1080" w:hanging="360"/>
      </w:pPr>
      <w:rPr>
        <w:rFonts w:ascii="Arial" w:hAnsi="Aria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3EA90DB5"/>
    <w:multiLevelType w:val="singleLevel"/>
    <w:tmpl w:val="818EC49C"/>
    <w:lvl w:ilvl="0">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42951DB9"/>
    <w:multiLevelType w:val="hybridMultilevel"/>
    <w:tmpl w:val="650859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490C05"/>
    <w:multiLevelType w:val="singleLevel"/>
    <w:tmpl w:val="9970061C"/>
    <w:lvl w:ilvl="0">
      <w:start w:val="1"/>
      <w:numFmt w:val="decimal"/>
      <w:lvlText w:val="5.7.%1"/>
      <w:lvlJc w:val="left"/>
      <w:pPr>
        <w:tabs>
          <w:tab w:val="num" w:pos="624"/>
        </w:tabs>
        <w:ind w:left="624" w:hanging="624"/>
      </w:pPr>
      <w:rPr>
        <w:b w:val="0"/>
        <w:i w:val="0"/>
        <w:sz w:val="24"/>
      </w:rPr>
    </w:lvl>
  </w:abstractNum>
  <w:abstractNum w:abstractNumId="12" w15:restartNumberingAfterBreak="0">
    <w:nsid w:val="5E0C4BA5"/>
    <w:multiLevelType w:val="hybridMultilevel"/>
    <w:tmpl w:val="2E52754E"/>
    <w:lvl w:ilvl="0" w:tplc="B1A0CF78">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A4071AF"/>
    <w:multiLevelType w:val="singleLevel"/>
    <w:tmpl w:val="7A72D8C0"/>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13"/>
  </w:num>
  <w:num w:numId="3">
    <w:abstractNumId w:val="1"/>
  </w:num>
  <w:num w:numId="4">
    <w:abstractNumId w:val="11"/>
  </w:num>
  <w:num w:numId="5">
    <w:abstractNumId w:val="7"/>
  </w:num>
  <w:num w:numId="6">
    <w:abstractNumId w:val="8"/>
  </w:num>
  <w:num w:numId="7">
    <w:abstractNumId w:val="3"/>
  </w:num>
  <w:num w:numId="8">
    <w:abstractNumId w:val="9"/>
  </w:num>
  <w:num w:numId="9">
    <w:abstractNumId w:val="12"/>
  </w:num>
  <w:num w:numId="10">
    <w:abstractNumId w:val="5"/>
  </w:num>
  <w:num w:numId="11">
    <w:abstractNumId w:val="2"/>
  </w:num>
  <w:num w:numId="12">
    <w:abstractNumId w:val="10"/>
  </w:num>
  <w:num w:numId="13">
    <w:abstractNumId w:val="4"/>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825"/>
    <w:rsid w:val="00000B5B"/>
    <w:rsid w:val="000027BE"/>
    <w:rsid w:val="00007141"/>
    <w:rsid w:val="00015B96"/>
    <w:rsid w:val="00016B89"/>
    <w:rsid w:val="00023BF8"/>
    <w:rsid w:val="00024F45"/>
    <w:rsid w:val="00027E2F"/>
    <w:rsid w:val="000457F6"/>
    <w:rsid w:val="000555EB"/>
    <w:rsid w:val="00056226"/>
    <w:rsid w:val="00061885"/>
    <w:rsid w:val="000628DF"/>
    <w:rsid w:val="00063610"/>
    <w:rsid w:val="00065DCD"/>
    <w:rsid w:val="0006714F"/>
    <w:rsid w:val="000728A8"/>
    <w:rsid w:val="00072B7C"/>
    <w:rsid w:val="0007501E"/>
    <w:rsid w:val="00077A45"/>
    <w:rsid w:val="0008282B"/>
    <w:rsid w:val="00082B9F"/>
    <w:rsid w:val="00082D09"/>
    <w:rsid w:val="0009048E"/>
    <w:rsid w:val="0009151E"/>
    <w:rsid w:val="00091AEC"/>
    <w:rsid w:val="00093D49"/>
    <w:rsid w:val="00095349"/>
    <w:rsid w:val="000959EB"/>
    <w:rsid w:val="000A0E00"/>
    <w:rsid w:val="000A2374"/>
    <w:rsid w:val="000A2C6F"/>
    <w:rsid w:val="000A44AF"/>
    <w:rsid w:val="000A7895"/>
    <w:rsid w:val="000B55AC"/>
    <w:rsid w:val="000B5886"/>
    <w:rsid w:val="000C1B26"/>
    <w:rsid w:val="000C3699"/>
    <w:rsid w:val="000C4EE7"/>
    <w:rsid w:val="000D3238"/>
    <w:rsid w:val="000D591D"/>
    <w:rsid w:val="000E2674"/>
    <w:rsid w:val="000E68F3"/>
    <w:rsid w:val="000F1BA9"/>
    <w:rsid w:val="000F388E"/>
    <w:rsid w:val="000F471F"/>
    <w:rsid w:val="000F4AC7"/>
    <w:rsid w:val="00100BDA"/>
    <w:rsid w:val="00101AD5"/>
    <w:rsid w:val="00102002"/>
    <w:rsid w:val="00103A8D"/>
    <w:rsid w:val="00104550"/>
    <w:rsid w:val="00105A35"/>
    <w:rsid w:val="00106664"/>
    <w:rsid w:val="001110C3"/>
    <w:rsid w:val="0011185B"/>
    <w:rsid w:val="00111A96"/>
    <w:rsid w:val="00112AD9"/>
    <w:rsid w:val="001146DF"/>
    <w:rsid w:val="00120387"/>
    <w:rsid w:val="001210AF"/>
    <w:rsid w:val="0012378E"/>
    <w:rsid w:val="00125CC8"/>
    <w:rsid w:val="00135FD0"/>
    <w:rsid w:val="00137D0C"/>
    <w:rsid w:val="00137EFE"/>
    <w:rsid w:val="00144767"/>
    <w:rsid w:val="00152211"/>
    <w:rsid w:val="00152ECC"/>
    <w:rsid w:val="001546FC"/>
    <w:rsid w:val="001640C6"/>
    <w:rsid w:val="00165CF8"/>
    <w:rsid w:val="001816E6"/>
    <w:rsid w:val="001876EA"/>
    <w:rsid w:val="001942BC"/>
    <w:rsid w:val="001A4438"/>
    <w:rsid w:val="001C1442"/>
    <w:rsid w:val="001C366F"/>
    <w:rsid w:val="001C7993"/>
    <w:rsid w:val="001D79D8"/>
    <w:rsid w:val="001E16FA"/>
    <w:rsid w:val="001E4534"/>
    <w:rsid w:val="001F3C02"/>
    <w:rsid w:val="001F73BA"/>
    <w:rsid w:val="00200265"/>
    <w:rsid w:val="00200807"/>
    <w:rsid w:val="00200B4C"/>
    <w:rsid w:val="0020169A"/>
    <w:rsid w:val="00202191"/>
    <w:rsid w:val="002111EE"/>
    <w:rsid w:val="00211E45"/>
    <w:rsid w:val="00212C3D"/>
    <w:rsid w:val="00214DC1"/>
    <w:rsid w:val="0021726B"/>
    <w:rsid w:val="00235462"/>
    <w:rsid w:val="0024188F"/>
    <w:rsid w:val="002420F6"/>
    <w:rsid w:val="00245B55"/>
    <w:rsid w:val="002467C6"/>
    <w:rsid w:val="00247DDD"/>
    <w:rsid w:val="00255AF1"/>
    <w:rsid w:val="00257540"/>
    <w:rsid w:val="00257C6F"/>
    <w:rsid w:val="00262676"/>
    <w:rsid w:val="00265D29"/>
    <w:rsid w:val="002776BF"/>
    <w:rsid w:val="00281E8E"/>
    <w:rsid w:val="0029588A"/>
    <w:rsid w:val="002A1E6E"/>
    <w:rsid w:val="002A4CEE"/>
    <w:rsid w:val="002B7106"/>
    <w:rsid w:val="002C161D"/>
    <w:rsid w:val="002D2E86"/>
    <w:rsid w:val="002E0858"/>
    <w:rsid w:val="002E58DC"/>
    <w:rsid w:val="002E758D"/>
    <w:rsid w:val="002F2F07"/>
    <w:rsid w:val="002F6112"/>
    <w:rsid w:val="00307747"/>
    <w:rsid w:val="003112B1"/>
    <w:rsid w:val="00312362"/>
    <w:rsid w:val="00315D08"/>
    <w:rsid w:val="00317655"/>
    <w:rsid w:val="003242F3"/>
    <w:rsid w:val="00325A16"/>
    <w:rsid w:val="00325C5D"/>
    <w:rsid w:val="00351F18"/>
    <w:rsid w:val="00353BFE"/>
    <w:rsid w:val="003554AD"/>
    <w:rsid w:val="00360F59"/>
    <w:rsid w:val="0036269C"/>
    <w:rsid w:val="00364C0F"/>
    <w:rsid w:val="00376E7D"/>
    <w:rsid w:val="0037751A"/>
    <w:rsid w:val="00381EFB"/>
    <w:rsid w:val="00383FCB"/>
    <w:rsid w:val="003924FB"/>
    <w:rsid w:val="003A074E"/>
    <w:rsid w:val="003A166F"/>
    <w:rsid w:val="003A198C"/>
    <w:rsid w:val="003A2D21"/>
    <w:rsid w:val="003A5179"/>
    <w:rsid w:val="003A5ED9"/>
    <w:rsid w:val="003A640F"/>
    <w:rsid w:val="003B1E2D"/>
    <w:rsid w:val="003B526F"/>
    <w:rsid w:val="003B54FD"/>
    <w:rsid w:val="003C21C7"/>
    <w:rsid w:val="003C4789"/>
    <w:rsid w:val="003C52FD"/>
    <w:rsid w:val="003D15A2"/>
    <w:rsid w:val="003E708E"/>
    <w:rsid w:val="003F6716"/>
    <w:rsid w:val="003F7A00"/>
    <w:rsid w:val="004000FD"/>
    <w:rsid w:val="004010A8"/>
    <w:rsid w:val="00411FE4"/>
    <w:rsid w:val="00412DE2"/>
    <w:rsid w:val="004169A1"/>
    <w:rsid w:val="00427D96"/>
    <w:rsid w:val="00432798"/>
    <w:rsid w:val="00435E03"/>
    <w:rsid w:val="0044588B"/>
    <w:rsid w:val="00446B26"/>
    <w:rsid w:val="0045288F"/>
    <w:rsid w:val="00453A25"/>
    <w:rsid w:val="00456937"/>
    <w:rsid w:val="0045773E"/>
    <w:rsid w:val="004611D5"/>
    <w:rsid w:val="00465CA7"/>
    <w:rsid w:val="00465E9D"/>
    <w:rsid w:val="00472EB1"/>
    <w:rsid w:val="0047412C"/>
    <w:rsid w:val="0048105F"/>
    <w:rsid w:val="0048289D"/>
    <w:rsid w:val="00485EA6"/>
    <w:rsid w:val="004912EB"/>
    <w:rsid w:val="00491959"/>
    <w:rsid w:val="00493598"/>
    <w:rsid w:val="00495ABA"/>
    <w:rsid w:val="004A375F"/>
    <w:rsid w:val="004A4A6E"/>
    <w:rsid w:val="004B5362"/>
    <w:rsid w:val="004B676C"/>
    <w:rsid w:val="004C182C"/>
    <w:rsid w:val="004C7A5C"/>
    <w:rsid w:val="004D32BF"/>
    <w:rsid w:val="004F5904"/>
    <w:rsid w:val="00507140"/>
    <w:rsid w:val="00514D9F"/>
    <w:rsid w:val="0052045B"/>
    <w:rsid w:val="0053581E"/>
    <w:rsid w:val="00536785"/>
    <w:rsid w:val="005409F1"/>
    <w:rsid w:val="005432CE"/>
    <w:rsid w:val="00544240"/>
    <w:rsid w:val="005454FE"/>
    <w:rsid w:val="00546999"/>
    <w:rsid w:val="005553AC"/>
    <w:rsid w:val="0055690F"/>
    <w:rsid w:val="00566BE6"/>
    <w:rsid w:val="0057635A"/>
    <w:rsid w:val="00582F8B"/>
    <w:rsid w:val="005907D4"/>
    <w:rsid w:val="005908A8"/>
    <w:rsid w:val="00592123"/>
    <w:rsid w:val="005957DB"/>
    <w:rsid w:val="00596E9A"/>
    <w:rsid w:val="005A1712"/>
    <w:rsid w:val="005A1FCE"/>
    <w:rsid w:val="005A7DA5"/>
    <w:rsid w:val="005B047A"/>
    <w:rsid w:val="005B1DDB"/>
    <w:rsid w:val="005B4141"/>
    <w:rsid w:val="005C0724"/>
    <w:rsid w:val="005C1373"/>
    <w:rsid w:val="005C6A9B"/>
    <w:rsid w:val="005C79FF"/>
    <w:rsid w:val="005D7EEC"/>
    <w:rsid w:val="005E0666"/>
    <w:rsid w:val="005E0F95"/>
    <w:rsid w:val="005E5B42"/>
    <w:rsid w:val="005E7BB4"/>
    <w:rsid w:val="005F142C"/>
    <w:rsid w:val="005F6FA2"/>
    <w:rsid w:val="00605001"/>
    <w:rsid w:val="00621B27"/>
    <w:rsid w:val="006232D6"/>
    <w:rsid w:val="00625171"/>
    <w:rsid w:val="00627156"/>
    <w:rsid w:val="006304FD"/>
    <w:rsid w:val="00630A48"/>
    <w:rsid w:val="00632350"/>
    <w:rsid w:val="00636E4C"/>
    <w:rsid w:val="00643D99"/>
    <w:rsid w:val="00647FBB"/>
    <w:rsid w:val="006510DE"/>
    <w:rsid w:val="00652FD1"/>
    <w:rsid w:val="00654993"/>
    <w:rsid w:val="00656934"/>
    <w:rsid w:val="006578A8"/>
    <w:rsid w:val="00660721"/>
    <w:rsid w:val="00671163"/>
    <w:rsid w:val="006725D2"/>
    <w:rsid w:val="00677550"/>
    <w:rsid w:val="00681304"/>
    <w:rsid w:val="00683EAE"/>
    <w:rsid w:val="006842F7"/>
    <w:rsid w:val="0068453D"/>
    <w:rsid w:val="00694533"/>
    <w:rsid w:val="00694C69"/>
    <w:rsid w:val="00695D18"/>
    <w:rsid w:val="0069684E"/>
    <w:rsid w:val="006A002B"/>
    <w:rsid w:val="006A55EA"/>
    <w:rsid w:val="006B6576"/>
    <w:rsid w:val="006B7BCB"/>
    <w:rsid w:val="006C4293"/>
    <w:rsid w:val="006D5A69"/>
    <w:rsid w:val="006E5015"/>
    <w:rsid w:val="006F0965"/>
    <w:rsid w:val="006F4E1D"/>
    <w:rsid w:val="0070068C"/>
    <w:rsid w:val="00701155"/>
    <w:rsid w:val="0070432F"/>
    <w:rsid w:val="007123AF"/>
    <w:rsid w:val="0072561E"/>
    <w:rsid w:val="00725AD1"/>
    <w:rsid w:val="00732311"/>
    <w:rsid w:val="0073794E"/>
    <w:rsid w:val="00737C44"/>
    <w:rsid w:val="00742FE2"/>
    <w:rsid w:val="00744106"/>
    <w:rsid w:val="0074692E"/>
    <w:rsid w:val="00746C6A"/>
    <w:rsid w:val="00747110"/>
    <w:rsid w:val="007514DF"/>
    <w:rsid w:val="00757F46"/>
    <w:rsid w:val="00762C9C"/>
    <w:rsid w:val="00782BA1"/>
    <w:rsid w:val="007845E1"/>
    <w:rsid w:val="00786D64"/>
    <w:rsid w:val="0078751C"/>
    <w:rsid w:val="00796B70"/>
    <w:rsid w:val="00797905"/>
    <w:rsid w:val="007A3B3E"/>
    <w:rsid w:val="007A45F7"/>
    <w:rsid w:val="007A4F32"/>
    <w:rsid w:val="007A65C2"/>
    <w:rsid w:val="007A7A98"/>
    <w:rsid w:val="007B34A7"/>
    <w:rsid w:val="007C0E28"/>
    <w:rsid w:val="007D1D76"/>
    <w:rsid w:val="007D2970"/>
    <w:rsid w:val="007D40C1"/>
    <w:rsid w:val="007E12A8"/>
    <w:rsid w:val="007E61FC"/>
    <w:rsid w:val="007F4E3E"/>
    <w:rsid w:val="00804188"/>
    <w:rsid w:val="0080639B"/>
    <w:rsid w:val="008075A2"/>
    <w:rsid w:val="00807AA4"/>
    <w:rsid w:val="00810DEB"/>
    <w:rsid w:val="00827BB2"/>
    <w:rsid w:val="0083203C"/>
    <w:rsid w:val="00833044"/>
    <w:rsid w:val="0083375D"/>
    <w:rsid w:val="00837150"/>
    <w:rsid w:val="0084075F"/>
    <w:rsid w:val="00841909"/>
    <w:rsid w:val="0084258C"/>
    <w:rsid w:val="00842998"/>
    <w:rsid w:val="00846305"/>
    <w:rsid w:val="008554A2"/>
    <w:rsid w:val="008575AA"/>
    <w:rsid w:val="008601C8"/>
    <w:rsid w:val="00876098"/>
    <w:rsid w:val="00884E4F"/>
    <w:rsid w:val="00894071"/>
    <w:rsid w:val="00894E16"/>
    <w:rsid w:val="008A6A8F"/>
    <w:rsid w:val="008B207F"/>
    <w:rsid w:val="008B7140"/>
    <w:rsid w:val="008C3DAA"/>
    <w:rsid w:val="008C5627"/>
    <w:rsid w:val="008D4A51"/>
    <w:rsid w:val="008E0EB7"/>
    <w:rsid w:val="008E126B"/>
    <w:rsid w:val="008E16BB"/>
    <w:rsid w:val="008E5544"/>
    <w:rsid w:val="008E6624"/>
    <w:rsid w:val="008E6F36"/>
    <w:rsid w:val="008E7EA3"/>
    <w:rsid w:val="00910090"/>
    <w:rsid w:val="00910490"/>
    <w:rsid w:val="00910571"/>
    <w:rsid w:val="009206C5"/>
    <w:rsid w:val="009242D5"/>
    <w:rsid w:val="00931ADE"/>
    <w:rsid w:val="00934686"/>
    <w:rsid w:val="0094008E"/>
    <w:rsid w:val="009402FD"/>
    <w:rsid w:val="00940359"/>
    <w:rsid w:val="00942E9D"/>
    <w:rsid w:val="009604EC"/>
    <w:rsid w:val="0096348A"/>
    <w:rsid w:val="00970D2C"/>
    <w:rsid w:val="00973A81"/>
    <w:rsid w:val="00974265"/>
    <w:rsid w:val="00980339"/>
    <w:rsid w:val="00986BEE"/>
    <w:rsid w:val="00991EDE"/>
    <w:rsid w:val="0099582D"/>
    <w:rsid w:val="009A0549"/>
    <w:rsid w:val="009A1D23"/>
    <w:rsid w:val="009A48EE"/>
    <w:rsid w:val="009A4DA2"/>
    <w:rsid w:val="009A5A9B"/>
    <w:rsid w:val="009B7F6F"/>
    <w:rsid w:val="009C0814"/>
    <w:rsid w:val="009C4BA6"/>
    <w:rsid w:val="009D7445"/>
    <w:rsid w:val="009F2938"/>
    <w:rsid w:val="009F2C65"/>
    <w:rsid w:val="009F58BC"/>
    <w:rsid w:val="009F5955"/>
    <w:rsid w:val="00A00244"/>
    <w:rsid w:val="00A059A3"/>
    <w:rsid w:val="00A139FC"/>
    <w:rsid w:val="00A15BE3"/>
    <w:rsid w:val="00A15BF8"/>
    <w:rsid w:val="00A211BB"/>
    <w:rsid w:val="00A27BCA"/>
    <w:rsid w:val="00A3143B"/>
    <w:rsid w:val="00A316FC"/>
    <w:rsid w:val="00A3182A"/>
    <w:rsid w:val="00A31F50"/>
    <w:rsid w:val="00A40C98"/>
    <w:rsid w:val="00A45875"/>
    <w:rsid w:val="00A45903"/>
    <w:rsid w:val="00A5588E"/>
    <w:rsid w:val="00A669FB"/>
    <w:rsid w:val="00A70D9A"/>
    <w:rsid w:val="00A72DF2"/>
    <w:rsid w:val="00A74C46"/>
    <w:rsid w:val="00A84489"/>
    <w:rsid w:val="00A954F3"/>
    <w:rsid w:val="00A95ED1"/>
    <w:rsid w:val="00AA0828"/>
    <w:rsid w:val="00AB2311"/>
    <w:rsid w:val="00AB2B4E"/>
    <w:rsid w:val="00AB3F15"/>
    <w:rsid w:val="00AD2046"/>
    <w:rsid w:val="00AD27D1"/>
    <w:rsid w:val="00AD36D9"/>
    <w:rsid w:val="00AD4E3D"/>
    <w:rsid w:val="00AD6813"/>
    <w:rsid w:val="00AD6E1C"/>
    <w:rsid w:val="00AE04DA"/>
    <w:rsid w:val="00AE0D95"/>
    <w:rsid w:val="00AE254B"/>
    <w:rsid w:val="00AE6EE5"/>
    <w:rsid w:val="00AF0C6B"/>
    <w:rsid w:val="00AF4ABC"/>
    <w:rsid w:val="00AF508B"/>
    <w:rsid w:val="00AF74B3"/>
    <w:rsid w:val="00AF7B99"/>
    <w:rsid w:val="00B01988"/>
    <w:rsid w:val="00B16962"/>
    <w:rsid w:val="00B20086"/>
    <w:rsid w:val="00B24573"/>
    <w:rsid w:val="00B37D89"/>
    <w:rsid w:val="00B407E0"/>
    <w:rsid w:val="00B47B49"/>
    <w:rsid w:val="00B51951"/>
    <w:rsid w:val="00B5726B"/>
    <w:rsid w:val="00B600A7"/>
    <w:rsid w:val="00B6444C"/>
    <w:rsid w:val="00B656C4"/>
    <w:rsid w:val="00B673BF"/>
    <w:rsid w:val="00B720A2"/>
    <w:rsid w:val="00B81B59"/>
    <w:rsid w:val="00B8672D"/>
    <w:rsid w:val="00B92373"/>
    <w:rsid w:val="00BA122C"/>
    <w:rsid w:val="00BA396F"/>
    <w:rsid w:val="00BA5FE9"/>
    <w:rsid w:val="00BA6A33"/>
    <w:rsid w:val="00BA7AC9"/>
    <w:rsid w:val="00BC4635"/>
    <w:rsid w:val="00BF24D8"/>
    <w:rsid w:val="00BF28F8"/>
    <w:rsid w:val="00BF36E1"/>
    <w:rsid w:val="00BF4825"/>
    <w:rsid w:val="00C1056C"/>
    <w:rsid w:val="00C242C1"/>
    <w:rsid w:val="00C3579D"/>
    <w:rsid w:val="00C507AA"/>
    <w:rsid w:val="00C54670"/>
    <w:rsid w:val="00C602E1"/>
    <w:rsid w:val="00C6261C"/>
    <w:rsid w:val="00C63CD7"/>
    <w:rsid w:val="00C655E7"/>
    <w:rsid w:val="00C703FC"/>
    <w:rsid w:val="00C718C6"/>
    <w:rsid w:val="00C7280E"/>
    <w:rsid w:val="00C80823"/>
    <w:rsid w:val="00C8310E"/>
    <w:rsid w:val="00C9089E"/>
    <w:rsid w:val="00C95267"/>
    <w:rsid w:val="00C9645F"/>
    <w:rsid w:val="00C967D6"/>
    <w:rsid w:val="00C97C0A"/>
    <w:rsid w:val="00CA0C3A"/>
    <w:rsid w:val="00CA184C"/>
    <w:rsid w:val="00CB027E"/>
    <w:rsid w:val="00CC4864"/>
    <w:rsid w:val="00CC6ABE"/>
    <w:rsid w:val="00CD502D"/>
    <w:rsid w:val="00CD5B8A"/>
    <w:rsid w:val="00CE0F57"/>
    <w:rsid w:val="00CE5FCB"/>
    <w:rsid w:val="00CE6621"/>
    <w:rsid w:val="00CF2087"/>
    <w:rsid w:val="00CF25C4"/>
    <w:rsid w:val="00CF7F0D"/>
    <w:rsid w:val="00CF7F1B"/>
    <w:rsid w:val="00D03EEF"/>
    <w:rsid w:val="00D04547"/>
    <w:rsid w:val="00D1417F"/>
    <w:rsid w:val="00D141C8"/>
    <w:rsid w:val="00D149BB"/>
    <w:rsid w:val="00D159E5"/>
    <w:rsid w:val="00D21805"/>
    <w:rsid w:val="00D23685"/>
    <w:rsid w:val="00D2663A"/>
    <w:rsid w:val="00D3206D"/>
    <w:rsid w:val="00D341F8"/>
    <w:rsid w:val="00D3667F"/>
    <w:rsid w:val="00D423AF"/>
    <w:rsid w:val="00D52086"/>
    <w:rsid w:val="00D56D81"/>
    <w:rsid w:val="00D62E2F"/>
    <w:rsid w:val="00D63309"/>
    <w:rsid w:val="00D63AE5"/>
    <w:rsid w:val="00D63F16"/>
    <w:rsid w:val="00D73E69"/>
    <w:rsid w:val="00D7760C"/>
    <w:rsid w:val="00D804D8"/>
    <w:rsid w:val="00D810D6"/>
    <w:rsid w:val="00D83D30"/>
    <w:rsid w:val="00D97E29"/>
    <w:rsid w:val="00DA1A5B"/>
    <w:rsid w:val="00DA2DDF"/>
    <w:rsid w:val="00DB20D0"/>
    <w:rsid w:val="00DB4A58"/>
    <w:rsid w:val="00DB79A1"/>
    <w:rsid w:val="00DC31C7"/>
    <w:rsid w:val="00DC6042"/>
    <w:rsid w:val="00DC7AAF"/>
    <w:rsid w:val="00DD2AA6"/>
    <w:rsid w:val="00DD5ABA"/>
    <w:rsid w:val="00DE1216"/>
    <w:rsid w:val="00DE33CE"/>
    <w:rsid w:val="00DE5208"/>
    <w:rsid w:val="00DE6D49"/>
    <w:rsid w:val="00E01649"/>
    <w:rsid w:val="00E03251"/>
    <w:rsid w:val="00E10827"/>
    <w:rsid w:val="00E11670"/>
    <w:rsid w:val="00E12BD0"/>
    <w:rsid w:val="00E17199"/>
    <w:rsid w:val="00E20A10"/>
    <w:rsid w:val="00E218D7"/>
    <w:rsid w:val="00E255E3"/>
    <w:rsid w:val="00E26606"/>
    <w:rsid w:val="00E30A80"/>
    <w:rsid w:val="00E3498A"/>
    <w:rsid w:val="00E531A5"/>
    <w:rsid w:val="00E53C2E"/>
    <w:rsid w:val="00E55673"/>
    <w:rsid w:val="00E556CB"/>
    <w:rsid w:val="00E565AE"/>
    <w:rsid w:val="00E62F9D"/>
    <w:rsid w:val="00E646E7"/>
    <w:rsid w:val="00E64AE4"/>
    <w:rsid w:val="00E655C3"/>
    <w:rsid w:val="00E6646B"/>
    <w:rsid w:val="00E75644"/>
    <w:rsid w:val="00E75D46"/>
    <w:rsid w:val="00E770C7"/>
    <w:rsid w:val="00E77A1F"/>
    <w:rsid w:val="00E8131E"/>
    <w:rsid w:val="00E83749"/>
    <w:rsid w:val="00E90019"/>
    <w:rsid w:val="00E9206D"/>
    <w:rsid w:val="00E92141"/>
    <w:rsid w:val="00EA0736"/>
    <w:rsid w:val="00EA724D"/>
    <w:rsid w:val="00EA7FE5"/>
    <w:rsid w:val="00EB431E"/>
    <w:rsid w:val="00EB6BAF"/>
    <w:rsid w:val="00EC18E1"/>
    <w:rsid w:val="00EC5740"/>
    <w:rsid w:val="00ED3C05"/>
    <w:rsid w:val="00ED512D"/>
    <w:rsid w:val="00EF198D"/>
    <w:rsid w:val="00EF27D6"/>
    <w:rsid w:val="00EF2C12"/>
    <w:rsid w:val="00EF6992"/>
    <w:rsid w:val="00F036C9"/>
    <w:rsid w:val="00F154BC"/>
    <w:rsid w:val="00F204D1"/>
    <w:rsid w:val="00F22BE3"/>
    <w:rsid w:val="00F25B52"/>
    <w:rsid w:val="00F25BFF"/>
    <w:rsid w:val="00F25F20"/>
    <w:rsid w:val="00F27EEB"/>
    <w:rsid w:val="00F30F18"/>
    <w:rsid w:val="00F3428A"/>
    <w:rsid w:val="00F36534"/>
    <w:rsid w:val="00F40AAD"/>
    <w:rsid w:val="00F52F67"/>
    <w:rsid w:val="00F54290"/>
    <w:rsid w:val="00F62E3C"/>
    <w:rsid w:val="00F65CD2"/>
    <w:rsid w:val="00F670F3"/>
    <w:rsid w:val="00F67137"/>
    <w:rsid w:val="00F722FE"/>
    <w:rsid w:val="00F72D59"/>
    <w:rsid w:val="00F738CA"/>
    <w:rsid w:val="00F7592B"/>
    <w:rsid w:val="00F75D8B"/>
    <w:rsid w:val="00F92F3E"/>
    <w:rsid w:val="00FA60D9"/>
    <w:rsid w:val="00FA7C4F"/>
    <w:rsid w:val="00FB0696"/>
    <w:rsid w:val="00FB6A8B"/>
    <w:rsid w:val="00FC0CED"/>
    <w:rsid w:val="00FD0774"/>
    <w:rsid w:val="00FD2A56"/>
    <w:rsid w:val="00FE6341"/>
    <w:rsid w:val="00FF09CA"/>
    <w:rsid w:val="00FF17EF"/>
    <w:rsid w:val="00FF494C"/>
    <w:rsid w:val="00FF513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47B84ABC-0B77-4D17-BD26-614896892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algun Gothic"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4825"/>
    <w:rPr>
      <w:lang w:eastAsia="en-US"/>
    </w:rPr>
  </w:style>
  <w:style w:type="paragraph" w:styleId="Heading1">
    <w:name w:val="heading 1"/>
    <w:basedOn w:val="Normal"/>
    <w:next w:val="Normal"/>
    <w:qFormat/>
    <w:rsid w:val="00BF4825"/>
    <w:pPr>
      <w:keepNext/>
      <w:jc w:val="center"/>
      <w:outlineLvl w:val="0"/>
    </w:pPr>
    <w:rPr>
      <w:rFonts w:ascii=".VnArial" w:hAnsi=".VnArial"/>
      <w:b/>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rsid w:val="00BF4825"/>
    <w:pPr>
      <w:tabs>
        <w:tab w:val="center" w:pos="4320"/>
        <w:tab w:val="right" w:pos="8640"/>
      </w:tabs>
    </w:pPr>
    <w:rPr>
      <w:rFonts w:ascii=".VnArial" w:hAnsi=".VnArial"/>
      <w:sz w:val="22"/>
    </w:rPr>
  </w:style>
  <w:style w:type="paragraph" w:styleId="BodyText">
    <w:name w:val="Body Text"/>
    <w:basedOn w:val="Normal"/>
    <w:rsid w:val="00BF4825"/>
    <w:pPr>
      <w:jc w:val="both"/>
    </w:pPr>
    <w:rPr>
      <w:rFonts w:ascii=".VnArial" w:hAnsi=".VnArial"/>
    </w:rPr>
  </w:style>
  <w:style w:type="character" w:styleId="PageNumber">
    <w:name w:val="page number"/>
    <w:basedOn w:val="DefaultParagraphFont"/>
    <w:rsid w:val="00BF4825"/>
  </w:style>
  <w:style w:type="paragraph" w:styleId="Footer">
    <w:name w:val="footer"/>
    <w:basedOn w:val="Normal"/>
    <w:rsid w:val="00BF4825"/>
    <w:pPr>
      <w:tabs>
        <w:tab w:val="center" w:pos="4320"/>
        <w:tab w:val="right" w:pos="8640"/>
      </w:tabs>
    </w:pPr>
  </w:style>
  <w:style w:type="paragraph" w:customStyle="1" w:styleId="heading5">
    <w:name w:val="heading5"/>
    <w:aliases w:val="3"/>
    <w:basedOn w:val="Normal"/>
    <w:next w:val="Normal"/>
    <w:rsid w:val="00BF4825"/>
    <w:pPr>
      <w:keepNext/>
      <w:jc w:val="center"/>
    </w:pPr>
    <w:rPr>
      <w:rFonts w:ascii=".VnTime" w:hAnsi=".VnTime"/>
      <w:snapToGrid w:val="0"/>
      <w:sz w:val="24"/>
    </w:rPr>
  </w:style>
  <w:style w:type="paragraph" w:customStyle="1" w:styleId="heading4">
    <w:name w:val="heading4"/>
    <w:aliases w:val="4"/>
    <w:basedOn w:val="Normal"/>
    <w:next w:val="Normal"/>
    <w:rsid w:val="00BF4825"/>
    <w:pPr>
      <w:keepNext/>
    </w:pPr>
    <w:rPr>
      <w:rFonts w:ascii=".VnTimeH" w:hAnsi=".VnTimeH"/>
      <w:b/>
      <w:snapToGrid w:val="0"/>
      <w:sz w:val="32"/>
    </w:rPr>
  </w:style>
  <w:style w:type="paragraph" w:styleId="BodyText2">
    <w:name w:val="Body Text 2"/>
    <w:basedOn w:val="Normal"/>
    <w:rsid w:val="00BF4825"/>
    <w:pPr>
      <w:jc w:val="center"/>
    </w:pPr>
    <w:rPr>
      <w:rFonts w:ascii=".VnTime" w:hAnsi=".VnTime"/>
      <w:sz w:val="22"/>
    </w:rPr>
  </w:style>
  <w:style w:type="paragraph" w:styleId="BalloonText">
    <w:name w:val="Balloon Text"/>
    <w:basedOn w:val="Normal"/>
    <w:semiHidden/>
    <w:rsid w:val="00E3498A"/>
    <w:rPr>
      <w:rFonts w:ascii="Tahoma" w:hAnsi="Tahoma" w:cs="Tahoma"/>
      <w:sz w:val="16"/>
      <w:szCs w:val="16"/>
    </w:rPr>
  </w:style>
  <w:style w:type="table" w:styleId="TableGrid">
    <w:name w:val="Table Grid"/>
    <w:basedOn w:val="TableNormal"/>
    <w:rsid w:val="003D15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E53C2E"/>
    <w:rPr>
      <w:color w:val="0000FF"/>
      <w:u w:val="single"/>
    </w:rPr>
  </w:style>
  <w:style w:type="character" w:styleId="FollowedHyperlink">
    <w:name w:val="FollowedHyperlink"/>
    <w:rsid w:val="00C967D6"/>
    <w:rPr>
      <w:color w:val="800080"/>
      <w:u w:val="single"/>
    </w:rPr>
  </w:style>
  <w:style w:type="character" w:customStyle="1" w:styleId="HeaderChar">
    <w:name w:val="Header Char"/>
    <w:link w:val="Header"/>
    <w:uiPriority w:val="99"/>
    <w:rsid w:val="00446B26"/>
    <w:rPr>
      <w:rFonts w:ascii=".VnArial" w:hAnsi=".VnArial"/>
      <w:sz w:val="22"/>
      <w:lang w:eastAsia="en-US"/>
    </w:rPr>
  </w:style>
  <w:style w:type="paragraph" w:customStyle="1" w:styleId="1">
    <w:name w:val="1阶"/>
    <w:basedOn w:val="Normal"/>
    <w:rsid w:val="00446B26"/>
    <w:pPr>
      <w:widowControl w:val="0"/>
      <w:snapToGrid w:val="0"/>
      <w:spacing w:line="360" w:lineRule="auto"/>
      <w:ind w:left="284" w:hanging="284"/>
      <w:jc w:val="both"/>
      <w:outlineLvl w:val="0"/>
    </w:pPr>
    <w:rPr>
      <w:rFonts w:ascii="SimSun" w:eastAsia="SimSun" w:hAnsi="Arial"/>
      <w:kern w:val="144"/>
      <w:sz w:val="24"/>
      <w:lang w:eastAsia="zh-CN"/>
    </w:rPr>
  </w:style>
  <w:style w:type="paragraph" w:styleId="ListParagraph">
    <w:name w:val="List Paragraph"/>
    <w:basedOn w:val="Normal"/>
    <w:uiPriority w:val="34"/>
    <w:qFormat/>
    <w:rsid w:val="00446B26"/>
    <w:pPr>
      <w:spacing w:after="200" w:line="276" w:lineRule="auto"/>
      <w:ind w:left="720"/>
      <w:contextualSpacing/>
    </w:pPr>
    <w:rPr>
      <w:rFonts w:ascii="Calibri" w:eastAsia="Calibri" w:hAnsi="Calibri"/>
      <w:sz w:val="22"/>
      <w:szCs w:val="22"/>
    </w:rPr>
  </w:style>
  <w:style w:type="paragraph" w:customStyle="1" w:styleId="a">
    <w:name w:val="表格文字"/>
    <w:rsid w:val="00446B26"/>
    <w:rPr>
      <w:rFonts w:ascii="SimSun" w:eastAsia="SimSun" w:hAnsi="Arial"/>
      <w:noProof/>
      <w:sz w:val="24"/>
      <w:lang w:eastAsia="zh-CN"/>
    </w:rPr>
  </w:style>
  <w:style w:type="character" w:styleId="CommentReference">
    <w:name w:val="annotation reference"/>
    <w:uiPriority w:val="99"/>
    <w:unhideWhenUsed/>
    <w:rsid w:val="00FC0CED"/>
    <w:rPr>
      <w:sz w:val="16"/>
      <w:szCs w:val="16"/>
    </w:rPr>
  </w:style>
  <w:style w:type="paragraph" w:styleId="CommentText">
    <w:name w:val="annotation text"/>
    <w:basedOn w:val="Normal"/>
    <w:link w:val="CommentTextChar"/>
    <w:uiPriority w:val="99"/>
    <w:unhideWhenUsed/>
    <w:rsid w:val="00FC0CED"/>
    <w:pPr>
      <w:widowControl w:val="0"/>
      <w:autoSpaceDE w:val="0"/>
      <w:autoSpaceDN w:val="0"/>
    </w:pPr>
    <w:rPr>
      <w:rFonts w:eastAsia="Times New Roman"/>
      <w:lang w:bidi="en-US"/>
    </w:rPr>
  </w:style>
  <w:style w:type="character" w:customStyle="1" w:styleId="CommentTextChar">
    <w:name w:val="Comment Text Char"/>
    <w:link w:val="CommentText"/>
    <w:uiPriority w:val="99"/>
    <w:rsid w:val="00FC0CED"/>
    <w:rPr>
      <w:rFonts w:eastAsia="Times New Roman"/>
      <w:lang w:val="en-US" w:eastAsia="en-US" w:bidi="en-US"/>
    </w:rPr>
  </w:style>
  <w:style w:type="character" w:styleId="Strong">
    <w:name w:val="Strong"/>
    <w:uiPriority w:val="22"/>
    <w:qFormat/>
    <w:rsid w:val="008760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file:///\\192.168.100.6\6.shareall\6.%20ALL\01.%20&#9733;AUDIT%20(QA)\000.%20Procedure\AppData\Local\Microsoft\Windows\INetCache\Content.Word\IS.04.04.00%20Danh%20muc%20tai%20lieu%20ben%20ngoai.doc"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file:///\\192.168.100.6\6.shareall\6.%20ALL\01.%20&#9733;AUDIT%20(QA)\000.%20Procedure\AppData\Local\Microsoft\Windows\INetCache\Content.Word\IS.04.02.00%20Danh%20muc%20tai%20lieu%20noi%20bo.doc"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192.168.100.6\6.shareall\6.%20ALL\01.%20&#9733;AUDIT%20(QA)\000.%20Procedure\AppData\Local\Microsoft\Windows\INetCache\Content.Word\DAU%20KIEM%20SOAT%20CUA%20ISO-TGM.doc"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file:///\\192.168.100.6\6.shareall\6.%20ALL\01.%20&#9733;AUDIT%20(QA)\000.%20Procedure\AppData\Local\Microsoft\Windows\INetCache\Content.Word\IS.04.04.00%20Danh%20muc%20tai%20lieu%20ben%20ngoai.doc"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2535</Words>
  <Characters>14453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16955</CharactersWithSpaces>
  <SharedDoc>false</SharedDoc>
  <HLinks>
    <vt:vector size="36" baseType="variant">
      <vt:variant>
        <vt:i4>917509</vt:i4>
      </vt:variant>
      <vt:variant>
        <vt:i4>15</vt:i4>
      </vt:variant>
      <vt:variant>
        <vt:i4>0</vt:i4>
      </vt:variant>
      <vt:variant>
        <vt:i4>5</vt:i4>
      </vt:variant>
      <vt:variant>
        <vt:lpwstr/>
      </vt:variant>
      <vt:variant>
        <vt:lpwstr>luudokstl</vt:lpwstr>
      </vt:variant>
      <vt:variant>
        <vt:i4>4521989</vt:i4>
      </vt:variant>
      <vt:variant>
        <vt:i4>12</vt:i4>
      </vt:variant>
      <vt:variant>
        <vt:i4>0</vt:i4>
      </vt:variant>
      <vt:variant>
        <vt:i4>5</vt:i4>
      </vt:variant>
      <vt:variant>
        <vt:lpwstr>../../AppData/Local/Microsoft/Windows/INetCache/Content.Word/IS.04.04.00 Danh muc tai lieu ben ngoai.doc</vt:lpwstr>
      </vt:variant>
      <vt:variant>
        <vt:lpwstr/>
      </vt:variant>
      <vt:variant>
        <vt:i4>131141</vt:i4>
      </vt:variant>
      <vt:variant>
        <vt:i4>9</vt:i4>
      </vt:variant>
      <vt:variant>
        <vt:i4>0</vt:i4>
      </vt:variant>
      <vt:variant>
        <vt:i4>5</vt:i4>
      </vt:variant>
      <vt:variant>
        <vt:lpwstr>../../AppData/Local/Microsoft/Windows/INetCache/Content.Word/IS.04.02.00 Danh muc tai lieu noi bo.doc</vt:lpwstr>
      </vt:variant>
      <vt:variant>
        <vt:lpwstr/>
      </vt:variant>
      <vt:variant>
        <vt:i4>6750247</vt:i4>
      </vt:variant>
      <vt:variant>
        <vt:i4>6</vt:i4>
      </vt:variant>
      <vt:variant>
        <vt:i4>0</vt:i4>
      </vt:variant>
      <vt:variant>
        <vt:i4>5</vt:i4>
      </vt:variant>
      <vt:variant>
        <vt:lpwstr>../../AppData/Local/Microsoft/Windows/INetCache/Content.Word/DAU KIEM SOAT CUA ISO-TGM.doc</vt:lpwstr>
      </vt:variant>
      <vt:variant>
        <vt:lpwstr/>
      </vt:variant>
      <vt:variant>
        <vt:i4>2031642</vt:i4>
      </vt:variant>
      <vt:variant>
        <vt:i4>3</vt:i4>
      </vt:variant>
      <vt:variant>
        <vt:i4>0</vt:i4>
      </vt:variant>
      <vt:variant>
        <vt:i4>5</vt:i4>
      </vt:variant>
      <vt:variant>
        <vt:lpwstr/>
      </vt:variant>
      <vt:variant>
        <vt:lpwstr>thethucvb</vt:lpwstr>
      </vt:variant>
      <vt:variant>
        <vt:i4>4521989</vt:i4>
      </vt:variant>
      <vt:variant>
        <vt:i4>0</vt:i4>
      </vt:variant>
      <vt:variant>
        <vt:i4>0</vt:i4>
      </vt:variant>
      <vt:variant>
        <vt:i4>5</vt:i4>
      </vt:variant>
      <vt:variant>
        <vt:lpwstr>../../AppData/Local/Microsoft/Windows/INetCache/Content.Word/IS.04.04.00 Danh muc tai lieu ben ngoai.doc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AHEAD</dc:creator>
  <cp:keywords/>
  <cp:lastModifiedBy>DPC</cp:lastModifiedBy>
  <cp:revision>2</cp:revision>
  <cp:lastPrinted>2020-06-20T02:41:00Z</cp:lastPrinted>
  <dcterms:created xsi:type="dcterms:W3CDTF">2026-04-10T06:50:00Z</dcterms:created>
  <dcterms:modified xsi:type="dcterms:W3CDTF">2026-04-10T06:50:00Z</dcterms:modified>
</cp:coreProperties>
</file>