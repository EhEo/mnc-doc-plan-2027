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24B74" w14:textId="77777777" w:rsidR="00486D86" w:rsidRDefault="00000000">
      <w:pPr>
        <w:spacing w:before="400" w:after="40"/>
        <w:jc w:val="center"/>
      </w:pPr>
      <w:r>
        <w:rPr>
          <w:b/>
          <w:bCs/>
          <w:color w:val="1F3864"/>
          <w:sz w:val="40"/>
          <w:szCs w:val="40"/>
        </w:rPr>
        <w:t>销售与服务合同</w:t>
      </w:r>
    </w:p>
    <w:p w14:paraId="6EBD8B6D" w14:textId="77777777" w:rsidR="00486D86" w:rsidRDefault="00000000">
      <w:pPr>
        <w:spacing w:after="40"/>
        <w:jc w:val="center"/>
      </w:pPr>
      <w:r>
        <w:rPr>
          <w:b/>
          <w:bCs/>
          <w:color w:val="2E5496"/>
          <w:sz w:val="30"/>
          <w:szCs w:val="30"/>
        </w:rPr>
        <w:t>SALES AND SERVICE CONTRACT</w:t>
      </w:r>
    </w:p>
    <w:p w14:paraId="50D30C00" w14:textId="77777777" w:rsidR="00486D86" w:rsidRDefault="00000000">
      <w:pPr>
        <w:spacing w:after="30"/>
        <w:jc w:val="center"/>
      </w:pPr>
      <w:r>
        <w:rPr>
          <w:b/>
          <w:bCs/>
          <w:color w:val="548235"/>
          <w:sz w:val="26"/>
          <w:szCs w:val="26"/>
        </w:rPr>
        <w:t>HỢP ĐỒNG MUA BÁN VÀ DỊCH VỤ</w:t>
      </w:r>
    </w:p>
    <w:p w14:paraId="6A28D268" w14:textId="77777777" w:rsidR="00486D86" w:rsidRDefault="00000000">
      <w:pPr>
        <w:spacing w:after="200"/>
        <w:jc w:val="center"/>
      </w:pPr>
      <w:r>
        <w:rPr>
          <w:i/>
          <w:iCs/>
          <w:color w:val="595959"/>
        </w:rPr>
        <w:t>《柔性自动化销售合同》 V3.0 — 修订版 (Revised) / Bản sửa đổi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6D86" w14:paraId="0335B673" w14:textId="77777777">
        <w:tc>
          <w:tcPr>
            <w:tcW w:w="0" w:type="auto"/>
            <w:tcBorders>
              <w:top w:val="single" w:sz="0" w:space="0" w:color="E0C000"/>
              <w:left w:val="single" w:sz="0" w:space="0" w:color="E0C000"/>
              <w:bottom w:val="single" w:sz="0" w:space="0" w:color="E0C000"/>
              <w:right w:val="single" w:sz="0" w:space="0" w:color="E0C000"/>
            </w:tcBorders>
            <w:shd w:val="clear" w:color="auto" w:fill="FFF9E0"/>
            <w:tcMar>
              <w:top w:w="90" w:type="dxa"/>
              <w:left w:w="160" w:type="dxa"/>
              <w:bottom w:w="90" w:type="dxa"/>
              <w:right w:w="160" w:type="dxa"/>
            </w:tcMar>
          </w:tcPr>
          <w:p w14:paraId="4EA5736E" w14:textId="77777777" w:rsidR="00486D86" w:rsidRDefault="00000000">
            <w:pPr>
              <w:spacing w:after="40"/>
            </w:pPr>
            <w:r>
              <w:rPr>
                <w:b/>
                <w:bCs/>
                <w:color w:val="7F6000"/>
                <w:sz w:val="18"/>
                <w:szCs w:val="18"/>
              </w:rPr>
              <w:t xml:space="preserve">표시 안내 / Lưu ý / 说明: </w:t>
            </w:r>
            <w:r>
              <w:rPr>
                <w:b/>
                <w:bCs/>
                <w:sz w:val="18"/>
                <w:szCs w:val="18"/>
                <w:shd w:val="clear" w:color="auto" w:fill="FFFF00"/>
              </w:rPr>
              <w:t>노란색 배경</w:t>
            </w:r>
            <w:r>
              <w:rPr>
                <w:color w:val="7F6000"/>
                <w:sz w:val="18"/>
                <w:szCs w:val="18"/>
              </w:rPr>
              <w:t xml:space="preserve"> 부분은 베트남 법률 검토에 따라 수정·신설된 조항입니다. (Phần </w:t>
            </w:r>
            <w:r>
              <w:rPr>
                <w:sz w:val="18"/>
                <w:szCs w:val="18"/>
                <w:shd w:val="clear" w:color="auto" w:fill="FFFF00"/>
              </w:rPr>
              <w:t>nền vàng</w:t>
            </w:r>
            <w:r>
              <w:rPr>
                <w:color w:val="7F6000"/>
                <w:sz w:val="18"/>
                <w:szCs w:val="18"/>
              </w:rPr>
              <w:t xml:space="preserve"> là điều khoản sửa đổi/bổ sung; 黄色背景为修订/新增条款。)</w:t>
            </w:r>
          </w:p>
          <w:p w14:paraId="52EDF18E" w14:textId="77777777" w:rsidR="00486D86" w:rsidRDefault="00000000">
            <w:r>
              <w:rPr>
                <w:i/>
                <w:iCs/>
                <w:color w:val="7F6000"/>
                <w:sz w:val="17"/>
                <w:szCs w:val="17"/>
              </w:rPr>
              <w:t>언어 우선순위 / Prevailing language: 영어(EN) 정본. 불일치 시 영어본 우선. VN=Tiếng Việt, ZH=中文, EN=English.</w:t>
            </w:r>
          </w:p>
        </w:tc>
      </w:tr>
    </w:tbl>
    <w:p w14:paraId="2510CDA0" w14:textId="77777777" w:rsidR="00486D86" w:rsidRDefault="00486D86">
      <w:pPr>
        <w:spacing w:after="120"/>
      </w:pPr>
    </w:p>
    <w:p w14:paraId="570DD0B7" w14:textId="77777777" w:rsidR="00486D86" w:rsidRDefault="00000000">
      <w:pPr>
        <w:pBdr>
          <w:bottom w:val="single" w:sz="6" w:space="3" w:color="2E5496"/>
        </w:pBdr>
        <w:spacing w:before="260" w:after="130"/>
      </w:pPr>
      <w:r>
        <w:rPr>
          <w:b/>
          <w:bCs/>
          <w:color w:val="1F3864"/>
          <w:sz w:val="24"/>
          <w:szCs w:val="24"/>
        </w:rPr>
        <w:t xml:space="preserve">合同双方  </w:t>
      </w:r>
      <w:r>
        <w:rPr>
          <w:b/>
          <w:bCs/>
          <w:color w:val="2E5496"/>
          <w:sz w:val="22"/>
          <w:szCs w:val="22"/>
        </w:rPr>
        <w:t>/ THE PARTIES</w:t>
      </w:r>
      <w:r>
        <w:rPr>
          <w:b/>
          <w:bCs/>
          <w:color w:val="548235"/>
        </w:rPr>
        <w:t xml:space="preserve">  / CÁC BÊN</w:t>
      </w:r>
    </w:p>
    <w:p w14:paraId="7AED1874" w14:textId="77777777" w:rsidR="00486D86" w:rsidRDefault="00000000">
      <w:pPr>
        <w:spacing w:after="70" w:line="268" w:lineRule="auto"/>
        <w:ind w:left="360" w:hanging="360"/>
      </w:pPr>
      <w:r>
        <w:rPr>
          <w:b/>
          <w:bCs/>
          <w:color w:val="548235"/>
          <w:sz w:val="16"/>
          <w:szCs w:val="16"/>
        </w:rPr>
        <w:t xml:space="preserve">VN  </w:t>
      </w:r>
      <w:r>
        <w:rPr>
          <w:shd w:val="clear" w:color="auto" w:fill="FFFF00"/>
        </w:rPr>
        <w:t>Bên A (Bên mua): [Tên pháp nhân tại Việt Nam], Mã số thuế (MST): [____], Địa chỉ: [____], Người đại diện theo pháp luật: [____].</w:t>
      </w:r>
    </w:p>
    <w:p w14:paraId="533EC004" w14:textId="77777777" w:rsidR="00486D86" w:rsidRDefault="00000000">
      <w:pPr>
        <w:spacing w:after="70" w:line="268" w:lineRule="auto"/>
        <w:ind w:left="360" w:hanging="360"/>
      </w:pPr>
      <w:r>
        <w:rPr>
          <w:b/>
          <w:bCs/>
          <w:color w:val="C00000"/>
          <w:sz w:val="16"/>
          <w:szCs w:val="16"/>
        </w:rPr>
        <w:t xml:space="preserve">ZH  </w:t>
      </w:r>
      <w:r>
        <w:rPr>
          <w:shd w:val="clear" w:color="auto" w:fill="FFFF00"/>
        </w:rPr>
        <w:t>甲方（买方）：[越南法人名称]，税号(MST)：[____]，地址：[____]，法定代表人：[____]。</w:t>
      </w:r>
    </w:p>
    <w:p w14:paraId="3FEED180" w14:textId="77777777" w:rsidR="00486D86" w:rsidRDefault="00000000">
      <w:pPr>
        <w:spacing w:after="70" w:line="268" w:lineRule="auto"/>
        <w:ind w:left="360" w:hanging="360"/>
      </w:pPr>
      <w:r>
        <w:rPr>
          <w:b/>
          <w:bCs/>
          <w:color w:val="1F3864"/>
          <w:sz w:val="16"/>
          <w:szCs w:val="16"/>
        </w:rPr>
        <w:t xml:space="preserve">EN  </w:t>
      </w:r>
      <w:r>
        <w:rPr>
          <w:shd w:val="clear" w:color="auto" w:fill="FFFF00"/>
        </w:rPr>
        <w:t>Party A (Buyer): [Vietnamese legal entity name], Tax code (MST): [____], Address: [____], Legal representative: [____].</w:t>
      </w:r>
    </w:p>
    <w:p w14:paraId="7029946B" w14:textId="77777777" w:rsidR="00486D86" w:rsidRDefault="00486D86">
      <w:pPr>
        <w:spacing w:after="60"/>
      </w:pPr>
    </w:p>
    <w:p w14:paraId="11BA42B5" w14:textId="77777777" w:rsidR="00486D86" w:rsidRDefault="00000000">
      <w:pPr>
        <w:spacing w:after="70" w:line="268" w:lineRule="auto"/>
        <w:ind w:left="360" w:hanging="360"/>
      </w:pPr>
      <w:r>
        <w:rPr>
          <w:b/>
          <w:bCs/>
          <w:color w:val="548235"/>
          <w:sz w:val="16"/>
          <w:szCs w:val="16"/>
        </w:rPr>
        <w:t xml:space="preserve">VN  </w:t>
      </w:r>
      <w:r>
        <w:t>Bên B (Bên bán): Shenzhen Modebao Technology Co., Ltd. (深圳模德宝科技有限公司). Địa chỉ: Phòng 802, Tòa 6, Shenzhen Bay Eco-Tech Park, P. Yuehai, Q. Nanshan, Thâm Quyến. ĐT: 0755-86363500.</w:t>
      </w:r>
    </w:p>
    <w:p w14:paraId="7B44F589" w14:textId="77777777" w:rsidR="00486D86" w:rsidRDefault="00000000">
      <w:pPr>
        <w:spacing w:after="70" w:line="268" w:lineRule="auto"/>
        <w:ind w:left="360" w:hanging="360"/>
      </w:pPr>
      <w:r>
        <w:rPr>
          <w:b/>
          <w:bCs/>
          <w:color w:val="C00000"/>
          <w:sz w:val="16"/>
          <w:szCs w:val="16"/>
        </w:rPr>
        <w:t xml:space="preserve">ZH  </w:t>
      </w:r>
      <w:r>
        <w:t>乙方（卖方）：深圳模德宝科技有限公司。地址：深圳市南山区粤海街道深圳湾科技生态园6栋802。电话：0755-86363500。</w:t>
      </w:r>
    </w:p>
    <w:p w14:paraId="49862790" w14:textId="77777777" w:rsidR="00486D86" w:rsidRDefault="00000000">
      <w:pPr>
        <w:spacing w:after="70" w:line="268" w:lineRule="auto"/>
        <w:ind w:left="360" w:hanging="360"/>
      </w:pPr>
      <w:r>
        <w:rPr>
          <w:b/>
          <w:bCs/>
          <w:color w:val="1F3864"/>
          <w:sz w:val="16"/>
          <w:szCs w:val="16"/>
        </w:rPr>
        <w:t xml:space="preserve">EN  </w:t>
      </w:r>
      <w:r>
        <w:t>Party B (Seller): Shenzhen Modebao Technology Co., Ltd. Address: Room 802, Bldg 6, Shenzhen Bay Eco-Tech Park, Yuehai St., Nanshan, Shenzhen. Tel: 0755-86363500.</w:t>
      </w:r>
    </w:p>
    <w:p w14:paraId="4AA6C51D" w14:textId="77777777" w:rsidR="00486D86" w:rsidRDefault="00486D86">
      <w:pPr>
        <w:spacing w:after="60"/>
      </w:pPr>
    </w:p>
    <w:p w14:paraId="58F9A8A8" w14:textId="77777777" w:rsidR="00486D86" w:rsidRDefault="00000000">
      <w:pPr>
        <w:spacing w:after="70" w:line="268" w:lineRule="auto"/>
        <w:ind w:left="360" w:hanging="360"/>
      </w:pPr>
      <w:r>
        <w:rPr>
          <w:b/>
          <w:bCs/>
          <w:color w:val="548235"/>
          <w:sz w:val="16"/>
          <w:szCs w:val="16"/>
        </w:rPr>
        <w:t xml:space="preserve">VN  </w:t>
      </w:r>
      <w:r>
        <w:t>Bên B bán cho Bên A quyền sử dụng 《Hệ thống tự động hóa sản xuất linh hoạt Modebao V1.0》 cùng phần cứng kèm theo. Hai bên trên nguyên tắc trung thực, bình đẳng, cùng có lợi, thống nhất ký kết hợp đồng này.</w:t>
      </w:r>
    </w:p>
    <w:p w14:paraId="5555C59F" w14:textId="77777777" w:rsidR="00486D86" w:rsidRDefault="00000000">
      <w:pPr>
        <w:spacing w:after="70" w:line="268" w:lineRule="auto"/>
        <w:ind w:left="360" w:hanging="360"/>
      </w:pPr>
      <w:r>
        <w:rPr>
          <w:b/>
          <w:bCs/>
          <w:color w:val="C00000"/>
          <w:sz w:val="16"/>
          <w:szCs w:val="16"/>
        </w:rPr>
        <w:t xml:space="preserve">ZH  </w:t>
      </w:r>
      <w:r>
        <w:t>乙方向甲方销售《模德宝柔性制造自动化系统V1.0》使用权及配套硬件。双方本着诚实信用、平等互利原则</w:t>
      </w:r>
      <w:r>
        <w:lastRenderedPageBreak/>
        <w:t>，协商一致签订本合同。</w:t>
      </w:r>
    </w:p>
    <w:p w14:paraId="1F0BBB86" w14:textId="77777777" w:rsidR="00486D86" w:rsidRDefault="00000000">
      <w:pPr>
        <w:spacing w:after="70" w:line="268" w:lineRule="auto"/>
        <w:ind w:left="360" w:hanging="360"/>
      </w:pPr>
      <w:r>
        <w:rPr>
          <w:b/>
          <w:bCs/>
          <w:color w:val="1F3864"/>
          <w:sz w:val="16"/>
          <w:szCs w:val="16"/>
        </w:rPr>
        <w:t xml:space="preserve">EN  </w:t>
      </w:r>
      <w:r>
        <w:t>Party B sells to Party A the right to use the 〈Modebao Flexible Manufacturing Automation System V1.0〉 together with the associated hardware. The Parties enter into this Contract in good faith, on equal and mutually beneficial terms.</w:t>
      </w:r>
    </w:p>
    <w:p w14:paraId="5583DAF2" w14:textId="77777777" w:rsidR="00486D86" w:rsidRDefault="00486D86">
      <w:pPr>
        <w:spacing w:after="60"/>
      </w:pPr>
    </w:p>
    <w:p w14:paraId="7A14841F" w14:textId="77777777" w:rsidR="00486D86" w:rsidRDefault="00000000">
      <w:pPr>
        <w:pBdr>
          <w:bottom w:val="single" w:sz="6" w:space="3" w:color="2E5496"/>
        </w:pBdr>
        <w:spacing w:before="260" w:after="130"/>
      </w:pPr>
      <w:r>
        <w:rPr>
          <w:b/>
          <w:bCs/>
          <w:color w:val="1F3864"/>
          <w:sz w:val="24"/>
          <w:szCs w:val="24"/>
        </w:rPr>
        <w:t xml:space="preserve">第一条 总则  </w:t>
      </w:r>
      <w:r>
        <w:rPr>
          <w:b/>
          <w:bCs/>
          <w:color w:val="2E5496"/>
          <w:sz w:val="22"/>
          <w:szCs w:val="22"/>
        </w:rPr>
        <w:t>/ Article 1. General Provisions</w:t>
      </w:r>
      <w:r>
        <w:rPr>
          <w:b/>
          <w:bCs/>
          <w:color w:val="548235"/>
        </w:rPr>
        <w:t xml:space="preserve">  / Điều 1. Quy định chung</w:t>
      </w:r>
    </w:p>
    <w:p w14:paraId="43482449" w14:textId="77777777" w:rsidR="00486D86" w:rsidRDefault="00000000">
      <w:pPr>
        <w:spacing w:after="70" w:line="268" w:lineRule="auto"/>
        <w:ind w:left="360" w:hanging="360"/>
      </w:pPr>
      <w:r>
        <w:rPr>
          <w:b/>
          <w:bCs/>
          <w:color w:val="548235"/>
          <w:sz w:val="16"/>
          <w:szCs w:val="16"/>
        </w:rPr>
        <w:t xml:space="preserve">VN  </w:t>
      </w:r>
      <w:r>
        <w:t>1.1 Định nghĩa: "Hợp đồng" là hợp đồng này; "Đại diện được ủy quyền" là người do mỗi bên chỉ định; "Bất khả kháng" là sự kiện khách quan không lường trước, không tránh và không khắc phục được (động đất, chiến tranh, v.v.), không bao gồm sơ suất hay cố ý vi phạm của một bên.</w:t>
      </w:r>
    </w:p>
    <w:p w14:paraId="3061C3B9" w14:textId="77777777" w:rsidR="00486D86" w:rsidRDefault="00000000">
      <w:pPr>
        <w:spacing w:after="70" w:line="268" w:lineRule="auto"/>
        <w:ind w:left="360" w:hanging="360"/>
      </w:pPr>
      <w:r>
        <w:rPr>
          <w:b/>
          <w:bCs/>
          <w:color w:val="C00000"/>
          <w:sz w:val="16"/>
          <w:szCs w:val="16"/>
        </w:rPr>
        <w:t xml:space="preserve">ZH  </w:t>
      </w:r>
      <w:r>
        <w:t>1.1 定义："合同"指本合同；"授权代表"指各方指定之代表；"不可抗力"指不能预见、不能避免且不能克服的客观情况（地震、战争等），不包括一方疏忽或故意违约。</w:t>
      </w:r>
    </w:p>
    <w:p w14:paraId="3B59FBC9" w14:textId="77777777" w:rsidR="00486D86" w:rsidRDefault="00000000">
      <w:pPr>
        <w:spacing w:after="70" w:line="268" w:lineRule="auto"/>
        <w:ind w:left="360" w:hanging="360"/>
      </w:pPr>
      <w:r>
        <w:rPr>
          <w:b/>
          <w:bCs/>
          <w:color w:val="1F3864"/>
          <w:sz w:val="16"/>
          <w:szCs w:val="16"/>
        </w:rPr>
        <w:t xml:space="preserve">EN  </w:t>
      </w:r>
      <w:r>
        <w:t>1.1 Definitions: "Contract" means this contract; "Authorized Representative" means the person designated by each Party; "Force Majeure" means an objective event that cannot be foreseen, avoided or overcome (e.g., earthquake, war), excluding a Party's negligence or wilful default.</w:t>
      </w:r>
    </w:p>
    <w:p w14:paraId="52E0DA98" w14:textId="77777777" w:rsidR="00486D86" w:rsidRDefault="00486D86">
      <w:pPr>
        <w:spacing w:after="60"/>
      </w:pPr>
    </w:p>
    <w:p w14:paraId="6585579C" w14:textId="77777777" w:rsidR="00486D86" w:rsidRDefault="00000000">
      <w:pPr>
        <w:spacing w:after="70" w:line="268" w:lineRule="auto"/>
        <w:ind w:left="360" w:hanging="360"/>
      </w:pPr>
      <w:r>
        <w:rPr>
          <w:b/>
          <w:bCs/>
          <w:color w:val="548235"/>
          <w:sz w:val="16"/>
          <w:szCs w:val="16"/>
        </w:rPr>
        <w:t xml:space="preserve">VN  </w:t>
      </w:r>
      <w:r>
        <w:t>1.2 Hiệu lực và chấm dứt: Hợp đồng có hiệu lực kể từ ngày hai bên ký và đóng dấu. Mỗi bên có quyền chấm dứt bằng văn bản nếu bên kia phá sản, giải thể, bị đóng cửa/thanh lý, hoặc vi phạm nghiêm trọng hợp đồng/pháp luật.</w:t>
      </w:r>
    </w:p>
    <w:p w14:paraId="7F5580CF" w14:textId="77777777" w:rsidR="00486D86" w:rsidRDefault="00000000">
      <w:pPr>
        <w:spacing w:after="70" w:line="268" w:lineRule="auto"/>
        <w:ind w:left="360" w:hanging="360"/>
      </w:pPr>
      <w:r>
        <w:rPr>
          <w:b/>
          <w:bCs/>
          <w:color w:val="C00000"/>
          <w:sz w:val="16"/>
          <w:szCs w:val="16"/>
        </w:rPr>
        <w:t xml:space="preserve">ZH  </w:t>
      </w:r>
      <w:r>
        <w:t>1.2 生效与终止：本合同经双方签字盖章之日生效。一方破产、解散、被关闭/清算，或严重违反合同或法律时，另一方有权书面通知终止。</w:t>
      </w:r>
    </w:p>
    <w:p w14:paraId="40BD56F2" w14:textId="77777777" w:rsidR="00486D86" w:rsidRDefault="00000000">
      <w:pPr>
        <w:spacing w:after="70" w:line="268" w:lineRule="auto"/>
        <w:ind w:left="360" w:hanging="360"/>
      </w:pPr>
      <w:r>
        <w:rPr>
          <w:b/>
          <w:bCs/>
          <w:color w:val="1F3864"/>
          <w:sz w:val="16"/>
          <w:szCs w:val="16"/>
        </w:rPr>
        <w:t xml:space="preserve">EN  </w:t>
      </w:r>
      <w:r>
        <w:t>1.2 Effect and Termination: This Contract takes effect on the date of signature and seal by both Parties. Either Party may terminate by written notice if the other enters bankruptcy, dissolution, closure/liquidation, or materially breaches the contract or law.</w:t>
      </w:r>
    </w:p>
    <w:p w14:paraId="4D697E64" w14:textId="77777777" w:rsidR="00486D86" w:rsidRDefault="00486D86">
      <w:pPr>
        <w:spacing w:after="60"/>
      </w:pPr>
    </w:p>
    <w:p w14:paraId="6E4495F5" w14:textId="77777777" w:rsidR="00486D86" w:rsidRDefault="00000000">
      <w:pPr>
        <w:spacing w:after="70" w:line="268" w:lineRule="auto"/>
        <w:ind w:left="360" w:hanging="360"/>
      </w:pPr>
      <w:r>
        <w:rPr>
          <w:b/>
          <w:bCs/>
          <w:color w:val="548235"/>
          <w:sz w:val="16"/>
          <w:szCs w:val="16"/>
        </w:rPr>
        <w:t xml:space="preserve">VN  </w:t>
      </w:r>
      <w:r>
        <w:rPr>
          <w:shd w:val="clear" w:color="auto" w:fill="FFFF00"/>
        </w:rPr>
        <w:t>Khi chấm dứt, các bên thanh toán các nghĩa vụ đến hạn; Bên B hoàn lại phần tạm ứng tương ứng với hạng mục chưa giao/chưa nghiệm thu trong vòng 30 ngày, sau khi trừ chi phí hợp lý đã thực hiện.</w:t>
      </w:r>
    </w:p>
    <w:p w14:paraId="07C88C6F" w14:textId="77777777" w:rsidR="00486D86" w:rsidRDefault="00000000">
      <w:pPr>
        <w:spacing w:after="70" w:line="268" w:lineRule="auto"/>
        <w:ind w:left="360" w:hanging="360"/>
      </w:pPr>
      <w:r>
        <w:rPr>
          <w:b/>
          <w:bCs/>
          <w:color w:val="C00000"/>
          <w:sz w:val="16"/>
          <w:szCs w:val="16"/>
        </w:rPr>
        <w:t xml:space="preserve">ZH  </w:t>
      </w:r>
      <w:r>
        <w:rPr>
          <w:shd w:val="clear" w:color="auto" w:fill="FFFF00"/>
        </w:rPr>
        <w:t>合同终止时，双方结清到期义务；乙方应在30日内退还与未交付/未验收部分相对应的预付款，扣除已实际发生的合理费用。</w:t>
      </w:r>
    </w:p>
    <w:p w14:paraId="7CF53264" w14:textId="77777777" w:rsidR="00486D86" w:rsidRDefault="00000000">
      <w:pPr>
        <w:spacing w:after="70" w:line="268" w:lineRule="auto"/>
        <w:ind w:left="360" w:hanging="360"/>
      </w:pPr>
      <w:r>
        <w:rPr>
          <w:b/>
          <w:bCs/>
          <w:color w:val="1F3864"/>
          <w:sz w:val="16"/>
          <w:szCs w:val="16"/>
        </w:rPr>
        <w:lastRenderedPageBreak/>
        <w:t xml:space="preserve">EN  </w:t>
      </w:r>
      <w:r>
        <w:rPr>
          <w:shd w:val="clear" w:color="auto" w:fill="FFFF00"/>
        </w:rPr>
        <w:t>Upon termination, the Parties shall settle matured obligations; Party B shall, within 30 days, refund advance payments corresponding to undelivered/unaccepted items, less reasonable costs actually incurred.</w:t>
      </w:r>
    </w:p>
    <w:p w14:paraId="55CF6D1C" w14:textId="77777777" w:rsidR="00486D86" w:rsidRDefault="00486D86">
      <w:pPr>
        <w:spacing w:after="60"/>
      </w:pPr>
    </w:p>
    <w:p w14:paraId="213B60C7" w14:textId="77777777" w:rsidR="00486D86" w:rsidRDefault="00000000">
      <w:pPr>
        <w:spacing w:after="70" w:line="268" w:lineRule="auto"/>
        <w:ind w:left="360" w:hanging="360"/>
      </w:pPr>
      <w:r>
        <w:rPr>
          <w:b/>
          <w:bCs/>
          <w:color w:val="548235"/>
          <w:sz w:val="16"/>
          <w:szCs w:val="16"/>
        </w:rPr>
        <w:t xml:space="preserve">VN  </w:t>
      </w:r>
      <w:r>
        <w:t>1.3 Sửa đổi: Hợp đồng chỉ được sửa đổi bằng văn bản có chữ ký của đại diện ủy quyền và đóng dấu của hai bên; văn bản sửa đổi hợp lệ là một phần của hợp đồng và có hiệu lực ngang nhau.</w:t>
      </w:r>
    </w:p>
    <w:p w14:paraId="1DD4A733" w14:textId="77777777" w:rsidR="00486D86" w:rsidRDefault="00000000">
      <w:pPr>
        <w:spacing w:after="70" w:line="268" w:lineRule="auto"/>
        <w:ind w:left="360" w:hanging="360"/>
      </w:pPr>
      <w:r>
        <w:rPr>
          <w:b/>
          <w:bCs/>
          <w:color w:val="C00000"/>
          <w:sz w:val="16"/>
          <w:szCs w:val="16"/>
        </w:rPr>
        <w:t xml:space="preserve">ZH  </w:t>
      </w:r>
      <w:r>
        <w:t>1.3 修改：除经双方授权代表签字并加盖公章的书面文件外，合同不得修改；符合程序的修改构成合同的一部分并具有同等效力。</w:t>
      </w:r>
    </w:p>
    <w:p w14:paraId="52EDE74B" w14:textId="77777777" w:rsidR="00486D86" w:rsidRDefault="00000000">
      <w:pPr>
        <w:spacing w:after="70" w:line="268" w:lineRule="auto"/>
        <w:ind w:left="360" w:hanging="360"/>
      </w:pPr>
      <w:r>
        <w:rPr>
          <w:b/>
          <w:bCs/>
          <w:color w:val="1F3864"/>
          <w:sz w:val="16"/>
          <w:szCs w:val="16"/>
        </w:rPr>
        <w:t xml:space="preserve">EN  </w:t>
      </w:r>
      <w:r>
        <w:t>1.3 Amendment: This Contract may be amended only by a written instrument signed by the Parties' authorized representatives and sealed; a valid amendment forms part of the Contract with equal effect.</w:t>
      </w:r>
    </w:p>
    <w:p w14:paraId="4DC841F3" w14:textId="77777777" w:rsidR="00486D86" w:rsidRDefault="00486D86">
      <w:pPr>
        <w:spacing w:after="60"/>
      </w:pPr>
    </w:p>
    <w:p w14:paraId="0CB7A33E" w14:textId="77777777" w:rsidR="00486D86" w:rsidRDefault="00000000">
      <w:pPr>
        <w:spacing w:after="70" w:line="268" w:lineRule="auto"/>
        <w:ind w:left="360" w:hanging="360"/>
      </w:pPr>
      <w:r>
        <w:rPr>
          <w:b/>
          <w:bCs/>
          <w:color w:val="548235"/>
          <w:sz w:val="16"/>
          <w:szCs w:val="16"/>
        </w:rPr>
        <w:t xml:space="preserve">VN  </w:t>
      </w:r>
      <w:r>
        <w:rPr>
          <w:shd w:val="clear" w:color="auto" w:fill="FFFF00"/>
        </w:rPr>
        <w:t>1.4 Thông báo: Mọi thông báo phải bằng văn bản và gửi đến địa chỉ/email chỉ định của bên nhận (thư bảo đảm, chuyển phát, hoặc email có xác nhận), có hiệu lực khi được xác nhận đã nhận. (Luật áp dụng và giải quyết tranh chấp xem Điều 13.)</w:t>
      </w:r>
    </w:p>
    <w:p w14:paraId="2F80DE00" w14:textId="77777777" w:rsidR="00486D86" w:rsidRDefault="00000000">
      <w:pPr>
        <w:spacing w:after="70" w:line="268" w:lineRule="auto"/>
        <w:ind w:left="360" w:hanging="360"/>
      </w:pPr>
      <w:r>
        <w:rPr>
          <w:b/>
          <w:bCs/>
          <w:color w:val="C00000"/>
          <w:sz w:val="16"/>
          <w:szCs w:val="16"/>
        </w:rPr>
        <w:t xml:space="preserve">ZH  </w:t>
      </w:r>
      <w:r>
        <w:rPr>
          <w:shd w:val="clear" w:color="auto" w:fill="FFFF00"/>
        </w:rPr>
        <w:t>1.4 通告：所有通告均应以书面形式发至对方指定地址/邮箱（挂号信、专递或经确认的电子邮件），经确认收到后生效。（准据法及争议解决见第十三条。）</w:t>
      </w:r>
    </w:p>
    <w:p w14:paraId="31E35E33" w14:textId="77777777" w:rsidR="00486D86" w:rsidRDefault="00000000">
      <w:pPr>
        <w:spacing w:after="70" w:line="268" w:lineRule="auto"/>
        <w:ind w:left="360" w:hanging="360"/>
      </w:pPr>
      <w:r>
        <w:rPr>
          <w:b/>
          <w:bCs/>
          <w:color w:val="1F3864"/>
          <w:sz w:val="16"/>
          <w:szCs w:val="16"/>
        </w:rPr>
        <w:t xml:space="preserve">EN  </w:t>
      </w:r>
      <w:r>
        <w:rPr>
          <w:shd w:val="clear" w:color="auto" w:fill="FFFF00"/>
        </w:rPr>
        <w:t>1.4 Notices: All notices shall be in writing and sent to the recipient's designated address/email (registered mail, courier, or confirmed email), effective upon confirmed receipt. (Governing law and dispute resolution: see Article 13.)</w:t>
      </w:r>
    </w:p>
    <w:p w14:paraId="22B0CE40" w14:textId="77777777" w:rsidR="00486D86" w:rsidRDefault="00486D86">
      <w:pPr>
        <w:spacing w:after="60"/>
      </w:pPr>
    </w:p>
    <w:p w14:paraId="0C8F038B" w14:textId="77777777" w:rsidR="00486D86" w:rsidRDefault="00000000">
      <w:pPr>
        <w:pBdr>
          <w:bottom w:val="single" w:sz="6" w:space="3" w:color="2E5496"/>
        </w:pBdr>
        <w:spacing w:before="260" w:after="130"/>
      </w:pPr>
      <w:r>
        <w:rPr>
          <w:b/>
          <w:bCs/>
          <w:color w:val="1F3864"/>
          <w:sz w:val="24"/>
          <w:szCs w:val="24"/>
        </w:rPr>
        <w:t xml:space="preserve">第二条 合同目的及范围  </w:t>
      </w:r>
      <w:r>
        <w:rPr>
          <w:b/>
          <w:bCs/>
          <w:color w:val="2E5496"/>
          <w:sz w:val="22"/>
          <w:szCs w:val="22"/>
        </w:rPr>
        <w:t>/ Article 2. Purpose and Scope</w:t>
      </w:r>
      <w:r>
        <w:rPr>
          <w:b/>
          <w:bCs/>
          <w:color w:val="548235"/>
        </w:rPr>
        <w:t xml:space="preserve">  / Điều 2. Mục đích và phạm vi</w:t>
      </w:r>
    </w:p>
    <w:p w14:paraId="6E6E0A31" w14:textId="77777777" w:rsidR="00486D86" w:rsidRDefault="00000000">
      <w:pPr>
        <w:spacing w:after="70" w:line="268" w:lineRule="auto"/>
        <w:ind w:left="360" w:hanging="360"/>
      </w:pPr>
      <w:r>
        <w:rPr>
          <w:b/>
          <w:bCs/>
          <w:color w:val="548235"/>
          <w:sz w:val="16"/>
          <w:szCs w:val="16"/>
        </w:rPr>
        <w:t xml:space="preserve">VN  </w:t>
      </w:r>
      <w:r>
        <w:t>2.1 Mục đích: Cấp cho Bên A quyền sử dụng 《Hệ thống tự động hóa sản xuất linh hoạt Modebao V1.0》 nhằm nâng cấp gia công điện cực, nâng cao hiệu suất và chất lượng sản xuất tại hiện trường.</w:t>
      </w:r>
    </w:p>
    <w:p w14:paraId="3C011F1C" w14:textId="77777777" w:rsidR="00486D86" w:rsidRDefault="00000000">
      <w:pPr>
        <w:spacing w:after="70" w:line="268" w:lineRule="auto"/>
        <w:ind w:left="360" w:hanging="360"/>
      </w:pPr>
      <w:r>
        <w:rPr>
          <w:b/>
          <w:bCs/>
          <w:color w:val="C00000"/>
          <w:sz w:val="16"/>
          <w:szCs w:val="16"/>
        </w:rPr>
        <w:t xml:space="preserve">ZH  </w:t>
      </w:r>
      <w:r>
        <w:t>2.1 目的：授权甲方使用《模德宝柔性制造自动化系统V1.0》，实现电极制造升级，提高现场加工效率与品质。</w:t>
      </w:r>
    </w:p>
    <w:p w14:paraId="05C13649" w14:textId="77777777" w:rsidR="00486D86" w:rsidRDefault="00000000">
      <w:pPr>
        <w:spacing w:after="70" w:line="268" w:lineRule="auto"/>
        <w:ind w:left="360" w:hanging="360"/>
      </w:pPr>
      <w:r>
        <w:rPr>
          <w:b/>
          <w:bCs/>
          <w:color w:val="1F3864"/>
          <w:sz w:val="16"/>
          <w:szCs w:val="16"/>
        </w:rPr>
        <w:t xml:space="preserve">EN  </w:t>
      </w:r>
      <w:r>
        <w:t>2.1 Purpose: To grant Party A the right to use the 〈Modebao Flexible Manufacturing Automation System V1.0〉 to upgrade electrode machining and improve on-site production efficiency and quality.</w:t>
      </w:r>
    </w:p>
    <w:p w14:paraId="75B317B4" w14:textId="77777777" w:rsidR="00486D86" w:rsidRDefault="00486D86">
      <w:pPr>
        <w:spacing w:after="60"/>
      </w:pPr>
    </w:p>
    <w:p w14:paraId="3F334579" w14:textId="77777777" w:rsidR="00486D86" w:rsidRDefault="00000000">
      <w:pPr>
        <w:spacing w:after="70" w:line="268" w:lineRule="auto"/>
        <w:ind w:left="360" w:hanging="360"/>
      </w:pPr>
      <w:r>
        <w:rPr>
          <w:b/>
          <w:bCs/>
          <w:color w:val="548235"/>
          <w:sz w:val="16"/>
          <w:szCs w:val="16"/>
        </w:rPr>
        <w:lastRenderedPageBreak/>
        <w:t xml:space="preserve">VN  </w:t>
      </w:r>
      <w:r>
        <w:t>2.2 Phạm vi: Theo Phụ lục 1 (danh mục mô-đun phần mềm, phần cứng đơn vị tự động hóa, vận chuyển/lắp đặt/hiệu chỉnh/đào tạo/hỗ trợ sản xuất). Triển khai trên máy chủ tại chỗ; phát triển tùy chỉnh ngoài phạm vi báo giá sẽ được báo giá riêng.</w:t>
      </w:r>
    </w:p>
    <w:p w14:paraId="4B977486" w14:textId="77777777" w:rsidR="00486D86" w:rsidRDefault="00000000">
      <w:pPr>
        <w:spacing w:after="70" w:line="268" w:lineRule="auto"/>
        <w:ind w:left="360" w:hanging="360"/>
      </w:pPr>
      <w:r>
        <w:rPr>
          <w:b/>
          <w:bCs/>
          <w:color w:val="C00000"/>
          <w:sz w:val="16"/>
          <w:szCs w:val="16"/>
        </w:rPr>
        <w:t xml:space="preserve">ZH  </w:t>
      </w:r>
      <w:r>
        <w:t>2.2 范围：详见附件一（软件模块、自动化单元硬件、运输/安装/调试/培训/陪产清单）。采用本地服务器部署；超出报价范围的定制开发另行报价。</w:t>
      </w:r>
    </w:p>
    <w:p w14:paraId="1C8EF6F2" w14:textId="77777777" w:rsidR="00486D86" w:rsidRDefault="00000000">
      <w:pPr>
        <w:spacing w:after="70" w:line="268" w:lineRule="auto"/>
        <w:ind w:left="360" w:hanging="360"/>
      </w:pPr>
      <w:r>
        <w:rPr>
          <w:b/>
          <w:bCs/>
          <w:color w:val="1F3864"/>
          <w:sz w:val="16"/>
          <w:szCs w:val="16"/>
        </w:rPr>
        <w:t xml:space="preserve">EN  </w:t>
      </w:r>
      <w:r>
        <w:t>2.2 Scope: As set out in Annex 1 (software modules, automation-unit hardware, transport/installation/commissioning/training/production support). Deployed on a local server; customization beyond the quoted scope shall be separately quoted.</w:t>
      </w:r>
    </w:p>
    <w:p w14:paraId="49789A95" w14:textId="77777777" w:rsidR="00486D86" w:rsidRDefault="00486D86">
      <w:pPr>
        <w:spacing w:after="60"/>
      </w:pPr>
    </w:p>
    <w:p w14:paraId="6BD7CE0E" w14:textId="77777777" w:rsidR="00486D86" w:rsidRDefault="00000000">
      <w:pPr>
        <w:pBdr>
          <w:bottom w:val="single" w:sz="6" w:space="3" w:color="2E5496"/>
        </w:pBdr>
        <w:spacing w:before="260" w:after="130"/>
      </w:pPr>
      <w:r>
        <w:rPr>
          <w:b/>
          <w:bCs/>
          <w:color w:val="1F3864"/>
          <w:sz w:val="24"/>
          <w:szCs w:val="24"/>
        </w:rPr>
        <w:t xml:space="preserve">第三条 交付、所有权与风险（新增）  </w:t>
      </w:r>
      <w:r>
        <w:rPr>
          <w:b/>
          <w:bCs/>
          <w:color w:val="2E5496"/>
          <w:sz w:val="22"/>
          <w:szCs w:val="22"/>
        </w:rPr>
        <w:t>/ Article 3. Delivery, Title and Risk (New)</w:t>
      </w:r>
      <w:r>
        <w:rPr>
          <w:b/>
          <w:bCs/>
          <w:color w:val="548235"/>
        </w:rPr>
        <w:t xml:space="preserve">  / Điều 3. Giao hàng, quyền sở hữu và rủi ro</w:t>
      </w:r>
    </w:p>
    <w:p w14:paraId="685E5B68" w14:textId="77777777" w:rsidR="00486D86" w:rsidRDefault="00000000">
      <w:pPr>
        <w:spacing w:after="70" w:line="268" w:lineRule="auto"/>
        <w:ind w:left="360" w:hanging="360"/>
      </w:pPr>
      <w:r>
        <w:rPr>
          <w:b/>
          <w:bCs/>
          <w:color w:val="548235"/>
          <w:sz w:val="16"/>
          <w:szCs w:val="16"/>
        </w:rPr>
        <w:t xml:space="preserve">VN  </w:t>
      </w:r>
      <w:r>
        <w:rPr>
          <w:shd w:val="clear" w:color="auto" w:fill="FFFF00"/>
        </w:rPr>
        <w:t>3.1 Điều kiện giao hàng: Theo Incoterms 2020 — [CIF Cảng Hải Phòng / FOB cảng Trung Quốc] (hai bên chọn). Bảng phân bổ chi phí và trách nhiệm (vận chuyển quốc tế, bảo hiểm, thông quan, thuế, dỡ hàng) được nêu tại Phụ lục 2.</w:t>
      </w:r>
    </w:p>
    <w:p w14:paraId="38867FF9" w14:textId="77777777" w:rsidR="00486D86" w:rsidRDefault="00000000">
      <w:pPr>
        <w:spacing w:after="70" w:line="268" w:lineRule="auto"/>
        <w:ind w:left="360" w:hanging="360"/>
      </w:pPr>
      <w:r>
        <w:rPr>
          <w:b/>
          <w:bCs/>
          <w:color w:val="C00000"/>
          <w:sz w:val="16"/>
          <w:szCs w:val="16"/>
        </w:rPr>
        <w:t xml:space="preserve">ZH  </w:t>
      </w:r>
      <w:r>
        <w:rPr>
          <w:shd w:val="clear" w:color="auto" w:fill="FFFF00"/>
        </w:rPr>
        <w:t>3.1 交付条件：按 Incoterms 2020 ——[CIF 海防港 / FOB 中国港口]（双方选定）。国际运输、保险、清关、税费、卸货的费用与责任分担见附件二。</w:t>
      </w:r>
    </w:p>
    <w:p w14:paraId="071FE711" w14:textId="77777777" w:rsidR="00486D86" w:rsidRDefault="00000000">
      <w:pPr>
        <w:spacing w:after="70" w:line="268" w:lineRule="auto"/>
        <w:ind w:left="360" w:hanging="360"/>
      </w:pPr>
      <w:r>
        <w:rPr>
          <w:b/>
          <w:bCs/>
          <w:color w:val="1F3864"/>
          <w:sz w:val="16"/>
          <w:szCs w:val="16"/>
        </w:rPr>
        <w:t xml:space="preserve">EN  </w:t>
      </w:r>
      <w:r>
        <w:rPr>
          <w:shd w:val="clear" w:color="auto" w:fill="FFFF00"/>
        </w:rPr>
        <w:t>3.1 Delivery terms: Under Incoterms 2020 — [CIF Hai Phong Port / FOB China Port] (to be selected). Allocation of costs and responsibilities (international freight, insurance, customs clearance, taxes, unloading) is set out in Annex 2.</w:t>
      </w:r>
    </w:p>
    <w:p w14:paraId="5D59A0F6" w14:textId="77777777" w:rsidR="00486D86" w:rsidRDefault="00486D86">
      <w:pPr>
        <w:spacing w:after="60"/>
      </w:pPr>
    </w:p>
    <w:p w14:paraId="437C5913" w14:textId="77777777" w:rsidR="00486D86" w:rsidRDefault="00000000">
      <w:pPr>
        <w:spacing w:after="70" w:line="268" w:lineRule="auto"/>
        <w:ind w:left="360" w:hanging="360"/>
      </w:pPr>
      <w:r>
        <w:rPr>
          <w:b/>
          <w:bCs/>
          <w:color w:val="548235"/>
          <w:sz w:val="16"/>
          <w:szCs w:val="16"/>
        </w:rPr>
        <w:t xml:space="preserve">VN  </w:t>
      </w:r>
      <w:r>
        <w:rPr>
          <w:shd w:val="clear" w:color="auto" w:fill="FFFF00"/>
        </w:rPr>
        <w:t>3.2 Chứng từ: Bên B cung cấp Giấy chứng nhận xuất xứ ACFTA (Mẫu E/Form E), hóa đơn thương mại, phiếu đóng gói và vận đơn (B/L) để Bên A được hưởng thuế nhập khẩu ưu đãi.</w:t>
      </w:r>
    </w:p>
    <w:p w14:paraId="7615C588" w14:textId="77777777" w:rsidR="00486D86" w:rsidRDefault="00000000">
      <w:pPr>
        <w:spacing w:after="70" w:line="268" w:lineRule="auto"/>
        <w:ind w:left="360" w:hanging="360"/>
      </w:pPr>
      <w:r>
        <w:rPr>
          <w:b/>
          <w:bCs/>
          <w:color w:val="C00000"/>
          <w:sz w:val="16"/>
          <w:szCs w:val="16"/>
        </w:rPr>
        <w:t xml:space="preserve">ZH  </w:t>
      </w:r>
      <w:r>
        <w:rPr>
          <w:shd w:val="clear" w:color="auto" w:fill="FFFF00"/>
        </w:rPr>
        <w:t>3.2 单据：乙方须提供</w:t>
      </w:r>
      <w:del w:id="0" w:author="misaka" w:date="2026-05-25T15:53:00Z">
        <w:r>
          <w:rPr>
            <w:shd w:val="clear" w:color="auto" w:fill="FFFF00"/>
          </w:rPr>
          <w:delText xml:space="preserve"> ACFTA 原产地证书（Form E）、</w:delText>
        </w:r>
      </w:del>
      <w:r>
        <w:rPr>
          <w:shd w:val="clear" w:color="auto" w:fill="FFFF00"/>
        </w:rPr>
        <w:t>商业发票、装箱单及提单(B/L)，以便甲方享受优惠进口关税。</w:t>
      </w:r>
    </w:p>
    <w:p w14:paraId="20928CDE" w14:textId="77777777" w:rsidR="00486D86" w:rsidRDefault="00000000">
      <w:pPr>
        <w:spacing w:after="70" w:line="268" w:lineRule="auto"/>
        <w:ind w:left="360" w:hanging="360"/>
      </w:pPr>
      <w:r>
        <w:rPr>
          <w:b/>
          <w:bCs/>
          <w:color w:val="1F3864"/>
          <w:sz w:val="16"/>
          <w:szCs w:val="16"/>
        </w:rPr>
        <w:t xml:space="preserve">EN  </w:t>
      </w:r>
      <w:r>
        <w:rPr>
          <w:shd w:val="clear" w:color="auto" w:fill="FFFF00"/>
        </w:rPr>
        <w:t>3.2 Documents: Party B shall provide the ACFTA Certificate of Origin (Form E), commercial invoice, packing list and bill of lading (B/L) to enable Party A to obtain preferential import duty.</w:t>
      </w:r>
    </w:p>
    <w:p w14:paraId="1DCEBEB6" w14:textId="77777777" w:rsidR="00486D86" w:rsidRDefault="00486D86">
      <w:pPr>
        <w:spacing w:after="60"/>
      </w:pPr>
    </w:p>
    <w:p w14:paraId="1DEC16A7" w14:textId="77777777" w:rsidR="00486D86" w:rsidRDefault="00000000">
      <w:pPr>
        <w:spacing w:after="70" w:line="268" w:lineRule="auto"/>
        <w:ind w:left="360" w:hanging="360"/>
      </w:pPr>
      <w:r>
        <w:rPr>
          <w:b/>
          <w:bCs/>
          <w:color w:val="548235"/>
          <w:sz w:val="16"/>
          <w:szCs w:val="16"/>
        </w:rPr>
        <w:t xml:space="preserve">VN  </w:t>
      </w:r>
      <w:r>
        <w:rPr>
          <w:shd w:val="clear" w:color="auto" w:fill="FFFF00"/>
        </w:rPr>
        <w:t>3.3 Quyền sở hữu chuyển sang Bên A khi thanh toán đủ; rủi ro chuyển giao tại điểm giao hàng theo Incoterms đã chọn.</w:t>
      </w:r>
    </w:p>
    <w:p w14:paraId="4A590A2F" w14:textId="77777777" w:rsidR="00486D86" w:rsidRDefault="00000000">
      <w:pPr>
        <w:spacing w:after="70" w:line="268" w:lineRule="auto"/>
        <w:ind w:left="360" w:hanging="360"/>
      </w:pPr>
      <w:r>
        <w:rPr>
          <w:b/>
          <w:bCs/>
          <w:color w:val="C00000"/>
          <w:sz w:val="16"/>
          <w:szCs w:val="16"/>
        </w:rPr>
        <w:t xml:space="preserve">ZH  </w:t>
      </w:r>
      <w:r>
        <w:rPr>
          <w:shd w:val="clear" w:color="auto" w:fill="FFFF00"/>
        </w:rPr>
        <w:t>3.3 所有权于全额付款时转移至甲方；风险于所选 Incoterms 交付地点转移。</w:t>
      </w:r>
    </w:p>
    <w:p w14:paraId="7ADC8FE2" w14:textId="77777777" w:rsidR="00486D86" w:rsidRDefault="00000000">
      <w:pPr>
        <w:spacing w:after="70" w:line="268" w:lineRule="auto"/>
        <w:ind w:left="360" w:hanging="360"/>
      </w:pPr>
      <w:r>
        <w:rPr>
          <w:b/>
          <w:bCs/>
          <w:color w:val="1F3864"/>
          <w:sz w:val="16"/>
          <w:szCs w:val="16"/>
        </w:rPr>
        <w:lastRenderedPageBreak/>
        <w:t xml:space="preserve">EN  </w:t>
      </w:r>
      <w:r>
        <w:rPr>
          <w:shd w:val="clear" w:color="auto" w:fill="FFFF00"/>
        </w:rPr>
        <w:t>3.3 Title passes to Party A upon full payment; risk passes at the delivery point under the selected Incoterms.</w:t>
      </w:r>
    </w:p>
    <w:p w14:paraId="234CF227" w14:textId="77777777" w:rsidR="00486D86" w:rsidRDefault="00486D86">
      <w:pPr>
        <w:spacing w:after="60"/>
      </w:pPr>
    </w:p>
    <w:p w14:paraId="2232090B" w14:textId="77777777" w:rsidR="00486D86" w:rsidRDefault="00000000">
      <w:pPr>
        <w:pBdr>
          <w:bottom w:val="single" w:sz="6" w:space="3" w:color="2E5496"/>
        </w:pBdr>
        <w:spacing w:before="260" w:after="130"/>
      </w:pPr>
      <w:r>
        <w:rPr>
          <w:b/>
          <w:bCs/>
          <w:color w:val="1F3864"/>
          <w:sz w:val="24"/>
          <w:szCs w:val="24"/>
        </w:rPr>
        <w:t xml:space="preserve">第四条 价格与税费  </w:t>
      </w:r>
      <w:r>
        <w:rPr>
          <w:b/>
          <w:bCs/>
          <w:color w:val="2E5496"/>
          <w:sz w:val="22"/>
          <w:szCs w:val="22"/>
        </w:rPr>
        <w:t>/ Article 4. Price and Taxes</w:t>
      </w:r>
      <w:r>
        <w:rPr>
          <w:b/>
          <w:bCs/>
          <w:color w:val="548235"/>
        </w:rPr>
        <w:t xml:space="preserve">  / Điều 4. Giá và thuế</w:t>
      </w:r>
    </w:p>
    <w:p w14:paraId="0B263E01" w14:textId="77777777" w:rsidR="00486D86" w:rsidRDefault="00000000">
      <w:pPr>
        <w:spacing w:after="70" w:line="268" w:lineRule="auto"/>
        <w:ind w:left="360" w:hanging="360"/>
      </w:pPr>
      <w:r>
        <w:rPr>
          <w:b/>
          <w:bCs/>
          <w:color w:val="548235"/>
          <w:sz w:val="16"/>
          <w:szCs w:val="16"/>
        </w:rPr>
        <w:t xml:space="preserve">VN  </w:t>
      </w:r>
      <w:r>
        <w:rPr>
          <w:shd w:val="clear" w:color="auto" w:fill="FFFF00"/>
        </w:rPr>
        <w:t>4.1 Tổng giá hợp đồng: [____] USD, tách riêng (a) phần mềm/quyền sử dụng IP, (b) phần cứng, (c) dịch vụ (lắp đặt, đào tạo, hỗ trợ sản xuất) tại Phụ lục 3, phục vụ xác định nghĩa vụ thuế.</w:t>
      </w:r>
    </w:p>
    <w:p w14:paraId="4F15E5A9" w14:textId="77777777" w:rsidR="00486D86" w:rsidRDefault="00000000">
      <w:pPr>
        <w:spacing w:after="70" w:line="268" w:lineRule="auto"/>
        <w:ind w:left="360" w:hanging="360"/>
      </w:pPr>
      <w:r>
        <w:rPr>
          <w:b/>
          <w:bCs/>
          <w:color w:val="C00000"/>
          <w:sz w:val="16"/>
          <w:szCs w:val="16"/>
        </w:rPr>
        <w:t xml:space="preserve">ZH  </w:t>
      </w:r>
      <w:r>
        <w:rPr>
          <w:shd w:val="clear" w:color="auto" w:fill="FFFF00"/>
        </w:rPr>
        <w:t>4.1 合同总价：[_</w:t>
      </w:r>
      <w:r>
        <w:rPr>
          <w:rFonts w:ascii="Segoe UI" w:eastAsia="Segoe UI" w:hAnsi="Segoe UI" w:cs="Segoe UI"/>
          <w:b/>
          <w:bCs/>
          <w:color w:val="0F1115"/>
          <w:sz w:val="19"/>
          <w:szCs w:val="19"/>
          <w:shd w:val="clear" w:color="auto" w:fill="FFFFFF"/>
        </w:rPr>
        <w:t>360,083</w:t>
      </w:r>
      <w:r>
        <w:rPr>
          <w:rFonts w:ascii="Segoe UI" w:eastAsia="SimSun" w:hAnsi="Segoe UI" w:cs="Segoe UI" w:hint="eastAsia"/>
          <w:b/>
          <w:bCs/>
          <w:color w:val="0F1115"/>
          <w:sz w:val="19"/>
          <w:szCs w:val="19"/>
          <w:shd w:val="clear" w:color="auto" w:fill="FFFFFF"/>
          <w:lang w:eastAsia="zh-CN"/>
        </w:rPr>
        <w:t>（未税）</w:t>
      </w:r>
      <w:r>
        <w:rPr>
          <w:shd w:val="clear" w:color="auto" w:fill="FFFF00"/>
        </w:rPr>
        <w:t>___] 美元，并在附件三中分列 (a)软件/知识产权使用权、(b)硬件、(c)服务（安装、培训、陪产），以便确定税务义务。</w:t>
      </w:r>
    </w:p>
    <w:p w14:paraId="1EDE5F13" w14:textId="77777777" w:rsidR="00486D86" w:rsidRDefault="00000000">
      <w:pPr>
        <w:spacing w:after="70" w:line="268" w:lineRule="auto"/>
        <w:ind w:left="360" w:hanging="360"/>
      </w:pPr>
      <w:r>
        <w:rPr>
          <w:b/>
          <w:bCs/>
          <w:color w:val="1F3864"/>
          <w:sz w:val="16"/>
          <w:szCs w:val="16"/>
        </w:rPr>
        <w:t xml:space="preserve">EN  </w:t>
      </w:r>
      <w:r>
        <w:rPr>
          <w:shd w:val="clear" w:color="auto" w:fill="FFFF00"/>
        </w:rPr>
        <w:t>4.1 Total contract price: USD [____], separately itemized in Annex 3 as (a) software/IP licence, (b) hardware, and (c) services (installation, training, production support), for the purpose of determining tax obligations.</w:t>
      </w:r>
    </w:p>
    <w:p w14:paraId="0A345259" w14:textId="77777777" w:rsidR="00486D86" w:rsidRDefault="00486D86">
      <w:pPr>
        <w:spacing w:after="60"/>
      </w:pPr>
    </w:p>
    <w:p w14:paraId="21FE007C" w14:textId="77777777" w:rsidR="00486D86" w:rsidRDefault="00000000">
      <w:pPr>
        <w:spacing w:after="70" w:line="268" w:lineRule="auto"/>
        <w:ind w:left="360" w:hanging="360"/>
      </w:pPr>
      <w:r>
        <w:rPr>
          <w:b/>
          <w:bCs/>
          <w:color w:val="548235"/>
          <w:sz w:val="16"/>
          <w:szCs w:val="16"/>
        </w:rPr>
        <w:t xml:space="preserve">VN  </w:t>
      </w:r>
      <w:r>
        <w:rPr>
          <w:shd w:val="clear" w:color="auto" w:fill="FFFF00"/>
        </w:rPr>
        <w:t>4.2 Giá là giá xuất khẩu, KHÔNG bao gồm thuế GTGT nội địa Trung Quốc (13%); Bên B không được chuyển khoản thuế GTGT nội địa Trung Quốc sang Bên A.</w:t>
      </w:r>
    </w:p>
    <w:p w14:paraId="7883C2CA" w14:textId="77777777" w:rsidR="00486D86" w:rsidRDefault="00000000">
      <w:pPr>
        <w:spacing w:after="70" w:line="268" w:lineRule="auto"/>
        <w:ind w:left="360" w:hanging="360"/>
      </w:pPr>
      <w:r>
        <w:rPr>
          <w:b/>
          <w:bCs/>
          <w:color w:val="C00000"/>
          <w:sz w:val="16"/>
          <w:szCs w:val="16"/>
        </w:rPr>
        <w:t xml:space="preserve">ZH  </w:t>
      </w:r>
      <w:r>
        <w:rPr>
          <w:shd w:val="clear" w:color="auto" w:fill="FFFF00"/>
        </w:rPr>
        <w:t>4.2 价格为出口价格，不含中国境内增值税（13%）；乙方不得将中国境内增值税转嫁给甲方。</w:t>
      </w:r>
    </w:p>
    <w:p w14:paraId="57146285" w14:textId="77777777" w:rsidR="00486D86" w:rsidRDefault="00000000">
      <w:pPr>
        <w:spacing w:after="70" w:line="268" w:lineRule="auto"/>
        <w:ind w:left="360" w:hanging="360"/>
      </w:pPr>
      <w:r>
        <w:rPr>
          <w:b/>
          <w:bCs/>
          <w:color w:val="1F3864"/>
          <w:sz w:val="16"/>
          <w:szCs w:val="16"/>
        </w:rPr>
        <w:t xml:space="preserve">EN  </w:t>
      </w:r>
      <w:r>
        <w:rPr>
          <w:shd w:val="clear" w:color="auto" w:fill="FFFF00"/>
        </w:rPr>
        <w:t>4.2 The price is an export price and EXCLUDES Chinese domestic VAT (13%); Party B shall not pass any Chinese domestic VAT on to Party A.</w:t>
      </w:r>
    </w:p>
    <w:p w14:paraId="31E59618" w14:textId="77777777" w:rsidR="00486D86" w:rsidRDefault="00486D86">
      <w:pPr>
        <w:spacing w:after="60"/>
      </w:pPr>
    </w:p>
    <w:p w14:paraId="75014D72" w14:textId="77777777" w:rsidR="00486D86" w:rsidRDefault="00000000">
      <w:pPr>
        <w:spacing w:after="70" w:line="268" w:lineRule="auto"/>
        <w:ind w:left="360" w:hanging="360"/>
      </w:pPr>
      <w:r>
        <w:rPr>
          <w:b/>
          <w:bCs/>
          <w:color w:val="548235"/>
          <w:sz w:val="16"/>
          <w:szCs w:val="16"/>
        </w:rPr>
        <w:t xml:space="preserve">VN  </w:t>
      </w:r>
      <w:r>
        <w:rPr>
          <w:shd w:val="clear" w:color="auto" w:fill="FFFF00"/>
        </w:rPr>
        <w:t>4.3 Thuế nhà thầu nước ngoài (FCT) tại Việt Nam đối với dịch vụ của Bên B: Bên A khấu trừ và nộp thay theo quy định. [Lựa chọn: giá đã gồm FCT / Bên A chịu FCT bằng cách gross-up] — hai bên ghi rõ.</w:t>
      </w:r>
    </w:p>
    <w:p w14:paraId="0608C1E2" w14:textId="77777777" w:rsidR="00486D86" w:rsidRDefault="00000000">
      <w:pPr>
        <w:spacing w:after="70" w:line="268" w:lineRule="auto"/>
        <w:ind w:left="360" w:hanging="360"/>
      </w:pPr>
      <w:r>
        <w:rPr>
          <w:b/>
          <w:bCs/>
          <w:color w:val="C00000"/>
          <w:sz w:val="16"/>
          <w:szCs w:val="16"/>
        </w:rPr>
        <w:t xml:space="preserve">ZH  </w:t>
      </w:r>
      <w:r>
        <w:rPr>
          <w:shd w:val="clear" w:color="auto" w:fill="FFFF00"/>
        </w:rPr>
        <w:t>4.3 越南外国承包商税(FCT)就乙方服务部分：由甲方代扣代缴。[可选：价格含FCT / 甲方以gross-up方式承担]——双方明确约定。</w:t>
      </w:r>
    </w:p>
    <w:p w14:paraId="61685570" w14:textId="77777777" w:rsidR="00486D86" w:rsidRDefault="00000000">
      <w:pPr>
        <w:spacing w:after="70" w:line="268" w:lineRule="auto"/>
        <w:ind w:left="360" w:hanging="360"/>
      </w:pPr>
      <w:r>
        <w:rPr>
          <w:b/>
          <w:bCs/>
          <w:color w:val="1F3864"/>
          <w:sz w:val="16"/>
          <w:szCs w:val="16"/>
        </w:rPr>
        <w:t xml:space="preserve">EN  </w:t>
      </w:r>
      <w:r>
        <w:rPr>
          <w:shd w:val="clear" w:color="auto" w:fill="FFFF00"/>
        </w:rPr>
        <w:t>4.3 Vietnam Foreign Contractor Tax (FCT) on Party B's services: withheld and remitted by Party A. [Option: price inclusive of FCT / Party A bears FCT by gross-up] — to be expressly agreed.</w:t>
      </w:r>
    </w:p>
    <w:p w14:paraId="0ABBD06A" w14:textId="77777777" w:rsidR="00486D86" w:rsidRDefault="00486D86">
      <w:pPr>
        <w:spacing w:after="60"/>
      </w:pPr>
    </w:p>
    <w:p w14:paraId="495A4A07" w14:textId="77777777" w:rsidR="00486D86" w:rsidRDefault="00000000">
      <w:pPr>
        <w:spacing w:after="70" w:line="268" w:lineRule="auto"/>
        <w:ind w:left="360" w:hanging="360"/>
      </w:pPr>
      <w:r>
        <w:rPr>
          <w:b/>
          <w:bCs/>
          <w:color w:val="548235"/>
          <w:sz w:val="16"/>
          <w:szCs w:val="16"/>
        </w:rPr>
        <w:t xml:space="preserve">VN  </w:t>
      </w:r>
      <w:r>
        <w:rPr>
          <w:shd w:val="clear" w:color="auto" w:fill="FFFF00"/>
        </w:rPr>
        <w:t>4.4 Thuế GTGT nhập khẩu và thuế nhập khẩu tại Việt Nam do [Bên A] chịu theo quy định pháp luật Việt Nam.</w:t>
      </w:r>
    </w:p>
    <w:p w14:paraId="09B922E1" w14:textId="77777777" w:rsidR="00486D86" w:rsidRDefault="00000000">
      <w:pPr>
        <w:spacing w:after="70" w:line="268" w:lineRule="auto"/>
        <w:ind w:left="360" w:hanging="360"/>
      </w:pPr>
      <w:r>
        <w:rPr>
          <w:b/>
          <w:bCs/>
          <w:color w:val="C00000"/>
          <w:sz w:val="16"/>
          <w:szCs w:val="16"/>
        </w:rPr>
        <w:t xml:space="preserve">ZH  </w:t>
      </w:r>
      <w:r>
        <w:rPr>
          <w:shd w:val="clear" w:color="auto" w:fill="FFFF00"/>
        </w:rPr>
        <w:t>4.4 越南进口增值税及进口关税由[甲方]按越南法律承担。</w:t>
      </w:r>
    </w:p>
    <w:p w14:paraId="0ACDD256" w14:textId="77777777" w:rsidR="00486D86" w:rsidRDefault="00000000">
      <w:pPr>
        <w:spacing w:after="70" w:line="268" w:lineRule="auto"/>
        <w:ind w:left="360" w:hanging="360"/>
      </w:pPr>
      <w:r>
        <w:rPr>
          <w:b/>
          <w:bCs/>
          <w:color w:val="1F3864"/>
          <w:sz w:val="16"/>
          <w:szCs w:val="16"/>
        </w:rPr>
        <w:t xml:space="preserve">EN  </w:t>
      </w:r>
      <w:r>
        <w:rPr>
          <w:shd w:val="clear" w:color="auto" w:fill="FFFF00"/>
        </w:rPr>
        <w:t xml:space="preserve">4.4 Vietnam import VAT and import duty shall be borne by [Party A] in accordance with Vietnamese </w:t>
      </w:r>
      <w:r>
        <w:rPr>
          <w:shd w:val="clear" w:color="auto" w:fill="FFFF00"/>
        </w:rPr>
        <w:lastRenderedPageBreak/>
        <w:t>law.</w:t>
      </w:r>
    </w:p>
    <w:p w14:paraId="57038B60" w14:textId="77777777" w:rsidR="00486D86" w:rsidRDefault="00486D86">
      <w:pPr>
        <w:spacing w:after="60"/>
      </w:pPr>
    </w:p>
    <w:p w14:paraId="16B7813D" w14:textId="77777777" w:rsidR="00486D86" w:rsidRDefault="00000000">
      <w:pPr>
        <w:pBdr>
          <w:bottom w:val="single" w:sz="6" w:space="3" w:color="2E5496"/>
        </w:pBdr>
        <w:spacing w:before="260" w:after="130"/>
      </w:pPr>
      <w:r>
        <w:rPr>
          <w:b/>
          <w:bCs/>
          <w:color w:val="1F3864"/>
          <w:sz w:val="24"/>
          <w:szCs w:val="24"/>
        </w:rPr>
        <w:t xml:space="preserve">第五条 付款与担保  </w:t>
      </w:r>
      <w:r>
        <w:rPr>
          <w:b/>
          <w:bCs/>
          <w:color w:val="2E5496"/>
          <w:sz w:val="22"/>
          <w:szCs w:val="22"/>
        </w:rPr>
        <w:t>/ Article 5. Payment and Security</w:t>
      </w:r>
      <w:r>
        <w:rPr>
          <w:b/>
          <w:bCs/>
          <w:color w:val="548235"/>
        </w:rPr>
        <w:t xml:space="preserve">  / Điều 5. Thanh toán và bảo đảm</w:t>
      </w:r>
    </w:p>
    <w:p w14:paraId="2E6B0E78" w14:textId="77777777" w:rsidR="00486D86" w:rsidRDefault="00000000">
      <w:pPr>
        <w:spacing w:after="70" w:line="268" w:lineRule="auto"/>
        <w:ind w:left="360" w:hanging="360"/>
      </w:pPr>
      <w:r>
        <w:rPr>
          <w:b/>
          <w:bCs/>
          <w:color w:val="548235"/>
          <w:sz w:val="16"/>
          <w:szCs w:val="16"/>
        </w:rPr>
        <w:t xml:space="preserve">VN  </w:t>
      </w:r>
      <w:r>
        <w:rPr>
          <w:shd w:val="clear" w:color="auto" w:fill="FFFF00"/>
        </w:rPr>
        <w:t>5.1 Đồng tiền thanh toán là USD. Tài khoản nhận: [Tên/Ngân hàng/Số TK]. Cơ sở quy đổi tỷ giá và bên chịu rủi ro tỷ giá: [____].</w:t>
      </w:r>
    </w:p>
    <w:p w14:paraId="7FE639E6" w14:textId="77777777" w:rsidR="00486D86" w:rsidRDefault="00000000">
      <w:pPr>
        <w:spacing w:after="70" w:line="268" w:lineRule="auto"/>
        <w:ind w:left="360" w:hanging="360"/>
        <w:rPr>
          <w:shd w:val="clear" w:color="auto" w:fill="FFFF00"/>
        </w:rPr>
      </w:pPr>
      <w:r>
        <w:rPr>
          <w:b/>
          <w:bCs/>
          <w:color w:val="C00000"/>
          <w:sz w:val="16"/>
          <w:szCs w:val="16"/>
        </w:rPr>
        <w:t xml:space="preserve">ZH  </w:t>
      </w:r>
      <w:r>
        <w:rPr>
          <w:shd w:val="clear" w:color="auto" w:fill="FFFF00"/>
        </w:rPr>
        <w:t>5.1 结算币种为美元(USD)。收款账户：</w:t>
      </w:r>
    </w:p>
    <w:p w14:paraId="7A6B5B53" w14:textId="77777777" w:rsidR="00486D86" w:rsidRDefault="00000000">
      <w:pPr>
        <w:spacing w:after="70" w:line="269" w:lineRule="auto"/>
        <w:jc w:val="left"/>
        <w:rPr>
          <w:shd w:val="clear" w:color="auto" w:fill="FFFF00"/>
        </w:rPr>
      </w:pPr>
      <w:r>
        <w:rPr>
          <w:shd w:val="clear" w:color="auto" w:fill="FFFF00"/>
        </w:rPr>
        <w:t>户名：深圳模德宝科技有限公司</w:t>
      </w:r>
      <w:r>
        <w:rPr>
          <w:shd w:val="clear" w:color="auto" w:fill="FFFF00"/>
        </w:rPr>
        <w:br/>
        <w:t>账号：658040759</w:t>
      </w:r>
      <w:r>
        <w:rPr>
          <w:shd w:val="clear" w:color="auto" w:fill="FFFF00"/>
        </w:rPr>
        <w:br/>
        <w:t>开户行：中国民生银行股份有限公司深圳科技园支行</w:t>
      </w:r>
      <w:r>
        <w:rPr>
          <w:shd w:val="clear" w:color="auto" w:fill="FFFF00"/>
        </w:rPr>
        <w:br/>
        <w:t>联行号：305584018043</w:t>
      </w:r>
    </w:p>
    <w:p w14:paraId="12C737E5" w14:textId="77777777" w:rsidR="00486D86" w:rsidRDefault="00000000">
      <w:pPr>
        <w:spacing w:after="70" w:line="268" w:lineRule="auto"/>
        <w:ind w:left="360" w:hanging="360"/>
        <w:rPr>
          <w:shd w:val="clear" w:color="auto" w:fill="FFFF00"/>
        </w:rPr>
      </w:pPr>
      <w:r>
        <w:rPr>
          <w:shd w:val="clear" w:color="auto" w:fill="FFFF00"/>
        </w:rPr>
        <w:t>[名称/银行/账号]。</w:t>
      </w:r>
    </w:p>
    <w:p w14:paraId="732D2BBC" w14:textId="77777777" w:rsidR="00486D86" w:rsidRDefault="00000000">
      <w:pPr>
        <w:spacing w:after="70" w:line="268" w:lineRule="auto"/>
        <w:ind w:left="360" w:hanging="360"/>
      </w:pPr>
      <w:r>
        <w:rPr>
          <w:shd w:val="clear" w:color="auto" w:fill="FFFF00"/>
        </w:rPr>
        <w:t>汇率换算基准及汇率风险承担方：[____]。</w:t>
      </w:r>
    </w:p>
    <w:p w14:paraId="1C0ED497" w14:textId="77777777" w:rsidR="00486D86" w:rsidRDefault="00000000">
      <w:pPr>
        <w:spacing w:after="70" w:line="268" w:lineRule="auto"/>
        <w:ind w:left="360" w:hanging="360"/>
      </w:pPr>
      <w:r>
        <w:rPr>
          <w:b/>
          <w:bCs/>
          <w:color w:val="1F3864"/>
          <w:sz w:val="16"/>
          <w:szCs w:val="16"/>
        </w:rPr>
        <w:t xml:space="preserve">EN  </w:t>
      </w:r>
      <w:r>
        <w:rPr>
          <w:shd w:val="clear" w:color="auto" w:fill="FFFF00"/>
        </w:rPr>
        <w:t>5.1 Payment currency is USD. Receiving account: [Name/Bank/Account No.]. FX conversion basis and party bearing FX risk: [____].</w:t>
      </w:r>
    </w:p>
    <w:p w14:paraId="5CB53B5E" w14:textId="77777777" w:rsidR="00486D86" w:rsidRDefault="00486D86">
      <w:pPr>
        <w:spacing w:after="60"/>
      </w:pPr>
    </w:p>
    <w:p w14:paraId="3D9F635B" w14:textId="77777777" w:rsidR="00486D86" w:rsidRDefault="00000000">
      <w:pPr>
        <w:spacing w:after="70" w:line="268" w:lineRule="auto"/>
        <w:ind w:left="360" w:hanging="360"/>
      </w:pPr>
      <w:r>
        <w:rPr>
          <w:b/>
          <w:bCs/>
          <w:color w:val="548235"/>
          <w:sz w:val="16"/>
          <w:szCs w:val="16"/>
        </w:rPr>
        <w:t xml:space="preserve">VN  </w:t>
      </w:r>
      <w:r>
        <w:rPr>
          <w:shd w:val="clear" w:color="auto" w:fill="FFFF00"/>
        </w:rPr>
        <w:t>5.2 Tiến độ thanh toán (đề xuất sửa đổi): tạm ứng [30%] khi ký; [40%] trước khi giao hàng; [20%] sau lắp đặt &amp; chạy thử; và [10%] giữ lại (retention) thanh toán sau nghiệm thu tổng thể đạt yêu cầu.</w:t>
      </w:r>
    </w:p>
    <w:p w14:paraId="74502AB3" w14:textId="77777777" w:rsidR="00486D86" w:rsidRDefault="00000000">
      <w:pPr>
        <w:spacing w:after="70" w:line="268" w:lineRule="auto"/>
        <w:ind w:left="360" w:hanging="360"/>
      </w:pPr>
      <w:r>
        <w:rPr>
          <w:b/>
          <w:bCs/>
          <w:color w:val="C00000"/>
          <w:sz w:val="16"/>
          <w:szCs w:val="16"/>
        </w:rPr>
        <w:t xml:space="preserve">ZH  </w:t>
      </w:r>
      <w:r>
        <w:rPr>
          <w:shd w:val="clear" w:color="auto" w:fill="FFFF00"/>
        </w:rPr>
        <w:t>5.2 付款进度（建议修订）：签订时预付[30%]；发货前[40%]；安装调试后[20%]；并保留[10%]尾款于整体验收合格后支付。</w:t>
      </w:r>
    </w:p>
    <w:p w14:paraId="153BDA15" w14:textId="77777777" w:rsidR="00486D86" w:rsidRDefault="00000000">
      <w:pPr>
        <w:spacing w:after="70" w:line="268" w:lineRule="auto"/>
        <w:ind w:left="360" w:hanging="360"/>
      </w:pPr>
      <w:r>
        <w:rPr>
          <w:b/>
          <w:bCs/>
          <w:color w:val="1F3864"/>
          <w:sz w:val="16"/>
          <w:szCs w:val="16"/>
        </w:rPr>
        <w:t xml:space="preserve">EN  </w:t>
      </w:r>
      <w:r>
        <w:rPr>
          <w:shd w:val="clear" w:color="auto" w:fill="FFFF00"/>
        </w:rPr>
        <w:t>5.2 Payment schedule (proposed): advance [30%] on signing; [40%] before shipment; [20%] after installation &amp; trial run; and [10%] retention payable after successful overall acceptance.</w:t>
      </w:r>
    </w:p>
    <w:p w14:paraId="2999DD66" w14:textId="77777777" w:rsidR="00486D86" w:rsidRDefault="00486D86">
      <w:pPr>
        <w:spacing w:after="60"/>
      </w:pPr>
    </w:p>
    <w:p w14:paraId="22E5F5B9" w14:textId="77777777" w:rsidR="00486D86" w:rsidRDefault="00000000">
      <w:pPr>
        <w:spacing w:after="70" w:line="268" w:lineRule="auto"/>
        <w:ind w:left="360" w:hanging="360"/>
      </w:pPr>
      <w:r>
        <w:rPr>
          <w:b/>
          <w:bCs/>
          <w:color w:val="548235"/>
          <w:sz w:val="16"/>
          <w:szCs w:val="16"/>
        </w:rPr>
        <w:t xml:space="preserve">VN  </w:t>
      </w:r>
      <w:r>
        <w:rPr>
          <w:shd w:val="clear" w:color="auto" w:fill="FFFF00"/>
        </w:rPr>
        <w:t>5.3 Bảo đảm: Bên B cung cấp Bảo lãnh hoàn tạm ứng (APB) cho phần tạm ứng và Bảo lãnh thực hiện hợp đồng (PB) [____]% giá trị hợp đồng do ngân hàng phát hành.</w:t>
      </w:r>
    </w:p>
    <w:p w14:paraId="7B5CA7CE" w14:textId="77777777" w:rsidR="00486D86" w:rsidRDefault="00000000">
      <w:pPr>
        <w:spacing w:after="70" w:line="268" w:lineRule="auto"/>
        <w:ind w:left="360" w:hanging="360"/>
      </w:pPr>
      <w:r>
        <w:rPr>
          <w:b/>
          <w:bCs/>
          <w:color w:val="C00000"/>
          <w:sz w:val="16"/>
          <w:szCs w:val="16"/>
        </w:rPr>
        <w:t xml:space="preserve">ZH  </w:t>
      </w:r>
      <w:r>
        <w:rPr>
          <w:shd w:val="clear" w:color="auto" w:fill="FFFF00"/>
        </w:rPr>
        <w:t>5.3 担保：乙方应提供预付款退还保函(APB)及合同履约保函(PB)，金额为合同价值的[____]%，由银行出具。</w:t>
      </w:r>
    </w:p>
    <w:p w14:paraId="272FF2DF" w14:textId="77777777" w:rsidR="00486D86" w:rsidRDefault="00000000">
      <w:pPr>
        <w:spacing w:after="70" w:line="268" w:lineRule="auto"/>
        <w:ind w:left="360" w:hanging="360"/>
      </w:pPr>
      <w:r>
        <w:rPr>
          <w:b/>
          <w:bCs/>
          <w:color w:val="1F3864"/>
          <w:sz w:val="16"/>
          <w:szCs w:val="16"/>
        </w:rPr>
        <w:t xml:space="preserve">EN  </w:t>
      </w:r>
      <w:r>
        <w:rPr>
          <w:shd w:val="clear" w:color="auto" w:fill="FFFF00"/>
        </w:rPr>
        <w:t>5.3 Security: Party B shall provide a bank-issued Advance Payment Bond (APB) covering the advance and a Performance Bond (PB) for [____]% of the contract value.</w:t>
      </w:r>
    </w:p>
    <w:p w14:paraId="34A8879E" w14:textId="77777777" w:rsidR="00486D86" w:rsidRDefault="00486D86">
      <w:pPr>
        <w:spacing w:after="60"/>
      </w:pPr>
    </w:p>
    <w:p w14:paraId="1FD005D4" w14:textId="77777777" w:rsidR="00486D86" w:rsidRDefault="00000000">
      <w:pPr>
        <w:pBdr>
          <w:bottom w:val="single" w:sz="6" w:space="3" w:color="2E5496"/>
        </w:pBdr>
        <w:spacing w:before="260" w:after="130"/>
      </w:pPr>
      <w:r>
        <w:rPr>
          <w:b/>
          <w:bCs/>
          <w:color w:val="1F3864"/>
          <w:sz w:val="24"/>
          <w:szCs w:val="24"/>
        </w:rPr>
        <w:lastRenderedPageBreak/>
        <w:t xml:space="preserve">第六条 项目实施与进度  </w:t>
      </w:r>
      <w:r>
        <w:rPr>
          <w:b/>
          <w:bCs/>
          <w:color w:val="2E5496"/>
          <w:sz w:val="22"/>
          <w:szCs w:val="22"/>
        </w:rPr>
        <w:t>/ Article 6. Implementation and Schedule</w:t>
      </w:r>
      <w:r>
        <w:rPr>
          <w:b/>
          <w:bCs/>
          <w:color w:val="548235"/>
        </w:rPr>
        <w:t xml:space="preserve">  / Điều 6. Triển khai và tiến độ</w:t>
      </w:r>
    </w:p>
    <w:p w14:paraId="194839F8" w14:textId="77777777" w:rsidR="00486D86" w:rsidRDefault="00000000">
      <w:pPr>
        <w:spacing w:after="70" w:line="268" w:lineRule="auto"/>
        <w:ind w:left="360" w:hanging="360"/>
      </w:pPr>
      <w:r>
        <w:rPr>
          <w:b/>
          <w:bCs/>
          <w:color w:val="548235"/>
          <w:sz w:val="16"/>
          <w:szCs w:val="16"/>
        </w:rPr>
        <w:t xml:space="preserve">VN  </w:t>
      </w:r>
      <w:r>
        <w:t>6.1 Hai bên thành lập tổ dự án, mỗi bên chỉ định một quản lý dự án làm đầu mối. Việc thay đổi thành viên phải thông báo bằng văn bản trước ít nhất 5 ngày làm việc.</w:t>
      </w:r>
    </w:p>
    <w:p w14:paraId="68DFDAD9" w14:textId="77777777" w:rsidR="00486D86" w:rsidRDefault="00000000">
      <w:pPr>
        <w:spacing w:after="70" w:line="268" w:lineRule="auto"/>
        <w:ind w:left="360" w:hanging="360"/>
      </w:pPr>
      <w:r>
        <w:rPr>
          <w:b/>
          <w:bCs/>
          <w:color w:val="C00000"/>
          <w:sz w:val="16"/>
          <w:szCs w:val="16"/>
        </w:rPr>
        <w:t xml:space="preserve">ZH  </w:t>
      </w:r>
      <w:r>
        <w:t>6.1 双方成立项目组，各指定一名项目经理作为对接窗口。更换成员须至少提前5个工作日书面通知。</w:t>
      </w:r>
    </w:p>
    <w:p w14:paraId="4B8C3928" w14:textId="77777777" w:rsidR="00486D86" w:rsidRDefault="00000000">
      <w:pPr>
        <w:spacing w:after="70" w:line="268" w:lineRule="auto"/>
        <w:ind w:left="360" w:hanging="360"/>
      </w:pPr>
      <w:r>
        <w:rPr>
          <w:b/>
          <w:bCs/>
          <w:color w:val="1F3864"/>
          <w:sz w:val="16"/>
          <w:szCs w:val="16"/>
        </w:rPr>
        <w:t xml:space="preserve">EN  </w:t>
      </w:r>
      <w:r>
        <w:t>6.1 The Parties shall form a project team, each appointing a project manager as the single point of contact. Member changes require at least 5 working days' prior written notice.</w:t>
      </w:r>
    </w:p>
    <w:p w14:paraId="5C95F8EF" w14:textId="77777777" w:rsidR="00486D86" w:rsidRDefault="00486D86">
      <w:pPr>
        <w:spacing w:after="60"/>
      </w:pPr>
    </w:p>
    <w:p w14:paraId="5FEB7435" w14:textId="77777777" w:rsidR="00486D86" w:rsidRDefault="00000000">
      <w:pPr>
        <w:spacing w:after="70" w:line="268" w:lineRule="auto"/>
        <w:ind w:left="360" w:hanging="360"/>
      </w:pPr>
      <w:r>
        <w:rPr>
          <w:b/>
          <w:bCs/>
          <w:color w:val="548235"/>
          <w:sz w:val="16"/>
          <w:szCs w:val="16"/>
        </w:rPr>
        <w:t xml:space="preserve">VN  </w:t>
      </w:r>
      <w:r>
        <w:t>6.2 Dự án khởi động trong vòng 2 tuần kể từ khi ký và nhận tạm ứng; tiến độ thực hiện theo kế hoạch trong bản thiết kế nghiệp vụ (gồm hỗ trợ sản xuất sau khi vận hành tuyến).</w:t>
      </w:r>
    </w:p>
    <w:p w14:paraId="588DE2CD" w14:textId="77777777" w:rsidR="00486D86" w:rsidRDefault="00000000">
      <w:pPr>
        <w:spacing w:after="70" w:line="268" w:lineRule="auto"/>
        <w:ind w:left="360" w:hanging="360"/>
      </w:pPr>
      <w:r>
        <w:rPr>
          <w:b/>
          <w:bCs/>
          <w:color w:val="C00000"/>
          <w:sz w:val="16"/>
          <w:szCs w:val="16"/>
        </w:rPr>
        <w:t xml:space="preserve">ZH  </w:t>
      </w:r>
      <w:r>
        <w:t>6.2 项目自签订并收到预付款后两周内启动；实施周期以业务蓝图内项目计划为准（含线体运行后陪产）。</w:t>
      </w:r>
    </w:p>
    <w:p w14:paraId="24B6DF1E" w14:textId="77777777" w:rsidR="00486D86" w:rsidRDefault="00000000">
      <w:pPr>
        <w:spacing w:after="70" w:line="268" w:lineRule="auto"/>
        <w:ind w:left="360" w:hanging="360"/>
      </w:pPr>
      <w:r>
        <w:rPr>
          <w:b/>
          <w:bCs/>
          <w:color w:val="1F3864"/>
          <w:sz w:val="16"/>
          <w:szCs w:val="16"/>
        </w:rPr>
        <w:t xml:space="preserve">EN  </w:t>
      </w:r>
      <w:r>
        <w:t>6.2 The project shall start within two weeks after signing and receipt of the advance; the implementation timeline follows the plan in the business blueprint (including post-go-live production support).</w:t>
      </w:r>
    </w:p>
    <w:p w14:paraId="64F34089" w14:textId="77777777" w:rsidR="00486D86" w:rsidRDefault="00486D86">
      <w:pPr>
        <w:spacing w:after="60"/>
      </w:pPr>
    </w:p>
    <w:p w14:paraId="20D59C0B" w14:textId="77777777" w:rsidR="00486D86" w:rsidRDefault="00000000">
      <w:pPr>
        <w:pBdr>
          <w:bottom w:val="single" w:sz="6" w:space="3" w:color="2E5496"/>
        </w:pBdr>
        <w:spacing w:before="260" w:after="130"/>
      </w:pPr>
      <w:r>
        <w:rPr>
          <w:b/>
          <w:bCs/>
          <w:color w:val="1F3864"/>
          <w:sz w:val="24"/>
          <w:szCs w:val="24"/>
        </w:rPr>
        <w:t xml:space="preserve">第七条 交付与验收  </w:t>
      </w:r>
      <w:r>
        <w:rPr>
          <w:b/>
          <w:bCs/>
          <w:color w:val="2E5496"/>
          <w:sz w:val="22"/>
          <w:szCs w:val="22"/>
        </w:rPr>
        <w:t>/ Article 7. Acceptance</w:t>
      </w:r>
      <w:r>
        <w:rPr>
          <w:b/>
          <w:bCs/>
          <w:color w:val="548235"/>
        </w:rPr>
        <w:t xml:space="preserve">  / Điều 7. Nghiệm thu</w:t>
      </w:r>
    </w:p>
    <w:p w14:paraId="3AE3B757" w14:textId="77777777" w:rsidR="00486D86" w:rsidRDefault="00000000">
      <w:pPr>
        <w:spacing w:after="70" w:line="268" w:lineRule="auto"/>
        <w:ind w:left="360" w:hanging="360"/>
      </w:pPr>
      <w:r>
        <w:rPr>
          <w:b/>
          <w:bCs/>
          <w:color w:val="548235"/>
          <w:sz w:val="16"/>
          <w:szCs w:val="16"/>
        </w:rPr>
        <w:t xml:space="preserve">VN  </w:t>
      </w:r>
      <w:r>
        <w:rPr>
          <w:shd w:val="clear" w:color="auto" w:fill="FFFF00"/>
        </w:rPr>
        <w:t>7.1 Tiêu chí nghiệm thu (sửa đổi): không chỉ "chạy không lỗi 48 giờ" mà phải đạt các chỉ tiêu hiệu năng đã xác định (tỷ lệ vận hành, thời gian chu kỳ, tỷ lệ lỗi) và duy trì vận hành ổn định trong [7–30] ngày.</w:t>
      </w:r>
    </w:p>
    <w:p w14:paraId="50CF8104" w14:textId="77777777" w:rsidR="00486D86" w:rsidRDefault="00000000">
      <w:pPr>
        <w:spacing w:after="70" w:line="268" w:lineRule="auto"/>
        <w:ind w:left="360" w:hanging="360"/>
      </w:pPr>
      <w:r>
        <w:rPr>
          <w:b/>
          <w:bCs/>
          <w:color w:val="C00000"/>
          <w:sz w:val="16"/>
          <w:szCs w:val="16"/>
        </w:rPr>
        <w:t xml:space="preserve">ZH  </w:t>
      </w:r>
      <w:r>
        <w:rPr>
          <w:shd w:val="clear" w:color="auto" w:fill="FFFF00"/>
        </w:rPr>
        <w:t>7.1 验收标准（修订）：不仅"无故障运行48小时"，还须达到约定性能指标（稼动率、节拍、不良率）并稳定运行[7</w:t>
      </w:r>
      <w:del w:id="1" w:author="misaka" w:date="2026-05-25T15:48:00Z">
        <w:r>
          <w:rPr>
            <w:shd w:val="clear" w:color="auto" w:fill="FFFF00"/>
          </w:rPr>
          <w:delText>–30</w:delText>
        </w:r>
      </w:del>
      <w:r>
        <w:rPr>
          <w:shd w:val="clear" w:color="auto" w:fill="FFFF00"/>
        </w:rPr>
        <w:t>]天。</w:t>
      </w:r>
    </w:p>
    <w:p w14:paraId="2122E06F" w14:textId="77777777" w:rsidR="00486D86" w:rsidRDefault="00000000">
      <w:pPr>
        <w:spacing w:after="70" w:line="268" w:lineRule="auto"/>
        <w:ind w:left="360" w:hanging="360"/>
      </w:pPr>
      <w:r>
        <w:rPr>
          <w:b/>
          <w:bCs/>
          <w:color w:val="1F3864"/>
          <w:sz w:val="16"/>
          <w:szCs w:val="16"/>
        </w:rPr>
        <w:t xml:space="preserve">EN  </w:t>
      </w:r>
      <w:r>
        <w:rPr>
          <w:shd w:val="clear" w:color="auto" w:fill="FFFF00"/>
        </w:rPr>
        <w:t>7.1 Acceptance criteria (amended): not merely "48 hours fault-free", but achievement of defined performance indicators (uptime, cycle time, defect rate) and stable operation for [7–30] days.</w:t>
      </w:r>
    </w:p>
    <w:p w14:paraId="084567CD" w14:textId="77777777" w:rsidR="00486D86" w:rsidRDefault="00486D86">
      <w:pPr>
        <w:spacing w:after="60"/>
      </w:pPr>
    </w:p>
    <w:p w14:paraId="03C714AD" w14:textId="77777777" w:rsidR="00486D86" w:rsidRDefault="00000000">
      <w:pPr>
        <w:spacing w:after="70" w:line="268" w:lineRule="auto"/>
        <w:ind w:left="360" w:hanging="360"/>
      </w:pPr>
      <w:r>
        <w:rPr>
          <w:b/>
          <w:bCs/>
          <w:color w:val="548235"/>
          <w:sz w:val="16"/>
          <w:szCs w:val="16"/>
        </w:rPr>
        <w:t xml:space="preserve">VN  </w:t>
      </w:r>
      <w:r>
        <w:rPr>
          <w:shd w:val="clear" w:color="auto" w:fill="FFFF00"/>
        </w:rPr>
        <w:t>7.2 Nghiệm thu mặc nhiên: chỉ áp dụng sau khi Bên B đã gửi văn bản nhắc và hết thời gian gia hạn thêm [10] ngày làm việc, và Bên A không có lý do chính đáng. Bên B phải chứng minh lỗi thuộc Bên A.</w:t>
      </w:r>
    </w:p>
    <w:p w14:paraId="0F80B2A9" w14:textId="77777777" w:rsidR="00486D86" w:rsidRDefault="00000000">
      <w:pPr>
        <w:spacing w:after="70" w:line="268" w:lineRule="auto"/>
        <w:ind w:left="360" w:hanging="360"/>
      </w:pPr>
      <w:r>
        <w:rPr>
          <w:b/>
          <w:bCs/>
          <w:color w:val="C00000"/>
          <w:sz w:val="16"/>
          <w:szCs w:val="16"/>
        </w:rPr>
        <w:t xml:space="preserve">ZH  </w:t>
      </w:r>
      <w:r>
        <w:rPr>
          <w:shd w:val="clear" w:color="auto" w:fill="FFFF00"/>
        </w:rPr>
        <w:t>7.2 视同验收：</w:t>
      </w:r>
      <w:ins w:id="2" w:author="misaka" w:date="2026-05-25T15:39:00Z">
        <w:r>
          <w:rPr>
            <w:rFonts w:hint="eastAsia"/>
            <w:shd w:val="clear" w:color="auto" w:fill="FFFF00"/>
          </w:rPr>
          <w:t>若甲方在系统上线后[1</w:t>
        </w:r>
        <w:r>
          <w:rPr>
            <w:rFonts w:eastAsia="SimSun" w:hint="eastAsia"/>
            <w:shd w:val="clear" w:color="auto" w:fill="FFFF00"/>
            <w:lang w:eastAsia="zh-CN"/>
          </w:rPr>
          <w:t>0</w:t>
        </w:r>
        <w:r>
          <w:rPr>
            <w:rFonts w:hint="eastAsia"/>
            <w:shd w:val="clear" w:color="auto" w:fill="FFFF00"/>
          </w:rPr>
          <w:t>]个工作日内未提出书面异议，无论是否签署验收单，均视为验收合格</w:t>
        </w:r>
      </w:ins>
      <w:ins w:id="3" w:author="misaka" w:date="2026-05-25T15:40:00Z">
        <w:r>
          <w:rPr>
            <w:rFonts w:eastAsia="SimSun" w:hint="eastAsia"/>
            <w:shd w:val="clear" w:color="auto" w:fill="FFFF00"/>
            <w:lang w:eastAsia="zh-CN"/>
          </w:rPr>
          <w:t>.</w:t>
        </w:r>
      </w:ins>
      <w:del w:id="4" w:author="misaka" w:date="2026-05-25T15:39:00Z">
        <w:r>
          <w:rPr>
            <w:shd w:val="clear" w:color="auto" w:fill="FFFF00"/>
          </w:rPr>
          <w:delText>仅在乙方书面催告并经额外[10]个工作日宽限期届满、且甲方无正当理由时方可适用；乙方须举证甲方过错。</w:delText>
        </w:r>
      </w:del>
    </w:p>
    <w:p w14:paraId="118F2F9E" w14:textId="77777777" w:rsidR="00486D86" w:rsidRDefault="00000000">
      <w:pPr>
        <w:spacing w:after="70" w:line="268" w:lineRule="auto"/>
        <w:ind w:left="360" w:hanging="360"/>
      </w:pPr>
      <w:r>
        <w:rPr>
          <w:b/>
          <w:bCs/>
          <w:color w:val="1F3864"/>
          <w:sz w:val="16"/>
          <w:szCs w:val="16"/>
        </w:rPr>
        <w:lastRenderedPageBreak/>
        <w:t xml:space="preserve">EN  </w:t>
      </w:r>
      <w:r>
        <w:rPr>
          <w:shd w:val="clear" w:color="auto" w:fill="FFFF00"/>
        </w:rPr>
        <w:t>7.2 Deemed acceptance: applies only after Party B's written reminder and the expiry of an additional [10] working-day grace period, where Party A has no justified reason; Party B bears the burden of proving Party A's fault.</w:t>
      </w:r>
    </w:p>
    <w:p w14:paraId="4F74DE17" w14:textId="77777777" w:rsidR="00486D86" w:rsidRDefault="00486D86">
      <w:pPr>
        <w:spacing w:after="60"/>
      </w:pPr>
    </w:p>
    <w:p w14:paraId="47A4A3D1" w14:textId="77777777" w:rsidR="00486D86" w:rsidRDefault="00000000">
      <w:pPr>
        <w:spacing w:after="70" w:line="268" w:lineRule="auto"/>
        <w:ind w:left="360" w:hanging="360"/>
      </w:pPr>
      <w:r>
        <w:rPr>
          <w:b/>
          <w:bCs/>
          <w:color w:val="548235"/>
          <w:sz w:val="16"/>
          <w:szCs w:val="16"/>
        </w:rPr>
        <w:t xml:space="preserve">VN  </w:t>
      </w:r>
      <w:r>
        <w:rPr>
          <w:shd w:val="clear" w:color="auto" w:fill="FFFF00"/>
        </w:rPr>
        <w:t>7.3 Danh mục tồn đọng (punch-list) và quyền giữ lại tiền: Bên A được giữ lại [10]% cho đến khi các hạng mục tồn đọng được khắc phục.</w:t>
      </w:r>
    </w:p>
    <w:p w14:paraId="5B255D03" w14:textId="77777777" w:rsidR="00486D86" w:rsidRDefault="00000000">
      <w:pPr>
        <w:spacing w:after="70" w:line="268" w:lineRule="auto"/>
        <w:ind w:left="360" w:hanging="360"/>
      </w:pPr>
      <w:r>
        <w:rPr>
          <w:b/>
          <w:bCs/>
          <w:color w:val="C00000"/>
          <w:sz w:val="16"/>
          <w:szCs w:val="16"/>
        </w:rPr>
        <w:t xml:space="preserve">ZH  </w:t>
      </w:r>
      <w:r>
        <w:rPr>
          <w:shd w:val="clear" w:color="auto" w:fill="FFFF00"/>
        </w:rPr>
        <w:t>7.3 缺陷清单与保留金：在缺陷项整改完成前，甲方有权保留[10]%款项。</w:t>
      </w:r>
    </w:p>
    <w:p w14:paraId="03572BE7" w14:textId="77777777" w:rsidR="00486D86" w:rsidRDefault="00000000">
      <w:pPr>
        <w:spacing w:after="70" w:line="268" w:lineRule="auto"/>
        <w:ind w:left="360" w:hanging="360"/>
      </w:pPr>
      <w:r>
        <w:rPr>
          <w:b/>
          <w:bCs/>
          <w:color w:val="1F3864"/>
          <w:sz w:val="16"/>
          <w:szCs w:val="16"/>
        </w:rPr>
        <w:t xml:space="preserve">EN  </w:t>
      </w:r>
      <w:r>
        <w:rPr>
          <w:shd w:val="clear" w:color="auto" w:fill="FFFF00"/>
        </w:rPr>
        <w:t>7.3 Punch-list and retention: Party A may retain [10]% of the price until outstanding deficiency items are remedied.</w:t>
      </w:r>
    </w:p>
    <w:p w14:paraId="3655057A" w14:textId="77777777" w:rsidR="00486D86" w:rsidRDefault="00486D86">
      <w:pPr>
        <w:spacing w:after="60"/>
      </w:pPr>
    </w:p>
    <w:p w14:paraId="632A58DC" w14:textId="77777777" w:rsidR="00486D86" w:rsidRDefault="00000000">
      <w:pPr>
        <w:pBdr>
          <w:bottom w:val="single" w:sz="6" w:space="3" w:color="2E5496"/>
        </w:pBdr>
        <w:spacing w:before="260" w:after="130"/>
      </w:pPr>
      <w:r>
        <w:rPr>
          <w:b/>
          <w:bCs/>
          <w:color w:val="1F3864"/>
          <w:sz w:val="24"/>
          <w:szCs w:val="24"/>
        </w:rPr>
        <w:t xml:space="preserve">第八条 保修、维护与SLA  </w:t>
      </w:r>
      <w:r>
        <w:rPr>
          <w:b/>
          <w:bCs/>
          <w:color w:val="2E5496"/>
          <w:sz w:val="22"/>
          <w:szCs w:val="22"/>
        </w:rPr>
        <w:t>/ Article 8. Warranty, Maintenance and SLA</w:t>
      </w:r>
      <w:r>
        <w:rPr>
          <w:b/>
          <w:bCs/>
          <w:color w:val="548235"/>
        </w:rPr>
        <w:t xml:space="preserve">  / Điều 8. Bảo hành, bảo trì và SLA</w:t>
      </w:r>
    </w:p>
    <w:p w14:paraId="755234DF" w14:textId="77777777" w:rsidR="00486D86" w:rsidRDefault="00000000">
      <w:pPr>
        <w:spacing w:after="70" w:line="268" w:lineRule="auto"/>
        <w:ind w:left="360" w:hanging="360"/>
      </w:pPr>
      <w:r>
        <w:rPr>
          <w:b/>
          <w:bCs/>
          <w:color w:val="548235"/>
          <w:sz w:val="16"/>
          <w:szCs w:val="16"/>
        </w:rPr>
        <w:t xml:space="preserve">VN  </w:t>
      </w:r>
      <w:r>
        <w:rPr>
          <w:shd w:val="clear" w:color="auto" w:fill="FFFF00"/>
        </w:rPr>
        <w:t>8.1 Thời hạn bảo hành: [12–24] tháng kể từ ngày nghiệm thu tổng thể, bao gồm linh kiện, nhân công và chi phí đi lại của Bên B.</w:t>
      </w:r>
    </w:p>
    <w:p w14:paraId="444D5715" w14:textId="77777777" w:rsidR="00486D86" w:rsidRDefault="00000000">
      <w:pPr>
        <w:spacing w:after="70" w:line="268" w:lineRule="auto"/>
        <w:ind w:left="360" w:hanging="360"/>
      </w:pPr>
      <w:r>
        <w:rPr>
          <w:b/>
          <w:bCs/>
          <w:color w:val="C00000"/>
          <w:sz w:val="16"/>
          <w:szCs w:val="16"/>
        </w:rPr>
        <w:t xml:space="preserve">ZH  </w:t>
      </w:r>
      <w:r>
        <w:rPr>
          <w:shd w:val="clear" w:color="auto" w:fill="FFFF00"/>
        </w:rPr>
        <w:t>8.1 保修期：自整体验收之日起[12]个月，涵盖配件</w:t>
      </w:r>
      <w:ins w:id="5" w:author="misaka" w:date="2026-05-25T15:41:00Z">
        <w:r>
          <w:rPr>
            <w:rFonts w:eastAsia="SimSun" w:hint="eastAsia"/>
            <w:shd w:val="clear" w:color="auto" w:fill="FFFF00"/>
            <w:lang w:eastAsia="zh-CN"/>
          </w:rPr>
          <w:t>，</w:t>
        </w:r>
        <w:r>
          <w:rPr>
            <w:rFonts w:hint="eastAsia"/>
            <w:shd w:val="clear" w:color="auto" w:fill="FFFF00"/>
          </w:rPr>
          <w:t>保修期内提供远程支持；若需现场服务，乙方承诺在[48]小时内响应，但甲方需承担乙方工程师的交通及住宿费用</w:t>
        </w:r>
      </w:ins>
      <w:del w:id="6" w:author="misaka" w:date="2026-05-25T15:41:00Z">
        <w:r>
          <w:rPr>
            <w:shd w:val="clear" w:color="auto" w:fill="FFFF00"/>
          </w:rPr>
          <w:delText>、人工及乙方差旅费用</w:delText>
        </w:r>
      </w:del>
      <w:r>
        <w:rPr>
          <w:shd w:val="clear" w:color="auto" w:fill="FFFF00"/>
        </w:rPr>
        <w:t>。</w:t>
      </w:r>
    </w:p>
    <w:p w14:paraId="0B93E993" w14:textId="77777777" w:rsidR="00486D86" w:rsidRDefault="00000000">
      <w:pPr>
        <w:spacing w:after="70" w:line="268" w:lineRule="auto"/>
        <w:ind w:left="360" w:hanging="360"/>
      </w:pPr>
      <w:r>
        <w:rPr>
          <w:b/>
          <w:bCs/>
          <w:color w:val="1F3864"/>
          <w:sz w:val="16"/>
          <w:szCs w:val="16"/>
        </w:rPr>
        <w:t xml:space="preserve">EN  </w:t>
      </w:r>
      <w:r>
        <w:rPr>
          <w:shd w:val="clear" w:color="auto" w:fill="FFFF00"/>
        </w:rPr>
        <w:t>8.1 Warranty period: [12–24] months from the date of overall acceptance, covering parts, labour and Party B's travel costs.</w:t>
      </w:r>
    </w:p>
    <w:p w14:paraId="12003A45" w14:textId="77777777" w:rsidR="00486D86" w:rsidRDefault="00486D86">
      <w:pPr>
        <w:spacing w:after="60"/>
      </w:pPr>
    </w:p>
    <w:p w14:paraId="42CF425E" w14:textId="77777777" w:rsidR="00486D86" w:rsidRDefault="00000000">
      <w:pPr>
        <w:spacing w:after="70" w:line="268" w:lineRule="auto"/>
        <w:ind w:left="360" w:hanging="360"/>
      </w:pPr>
      <w:r>
        <w:rPr>
          <w:b/>
          <w:bCs/>
          <w:color w:val="548235"/>
          <w:sz w:val="16"/>
          <w:szCs w:val="16"/>
        </w:rPr>
        <w:t xml:space="preserve">VN  </w:t>
      </w:r>
      <w:r>
        <w:rPr>
          <w:shd w:val="clear" w:color="auto" w:fill="FFFF00"/>
        </w:rPr>
        <w:t>8.2 Cơ chế khắc phục theo cấp: sửa chữa → thay thế → nếu vẫn không đạt/lỗi lặp lại nghiêm trọng thì Bên A có quyền chấm dứt và yêu cầu hoàn tiền tương ứng.</w:t>
      </w:r>
    </w:p>
    <w:p w14:paraId="5FE2781C" w14:textId="77777777" w:rsidR="00486D86" w:rsidRDefault="00000000">
      <w:pPr>
        <w:spacing w:after="70" w:line="268" w:lineRule="auto"/>
        <w:ind w:left="360" w:hanging="360"/>
      </w:pPr>
      <w:r>
        <w:rPr>
          <w:b/>
          <w:bCs/>
          <w:color w:val="C00000"/>
          <w:sz w:val="16"/>
          <w:szCs w:val="16"/>
        </w:rPr>
        <w:t xml:space="preserve">ZH  </w:t>
      </w:r>
      <w:r>
        <w:rPr>
          <w:shd w:val="clear" w:color="auto" w:fill="FFFF00"/>
        </w:rPr>
        <w:t>8.2 阶梯式救济：维修 → 更换 → 仍不达标/严重反复故障时，甲方有权解除并要求相应退款。</w:t>
      </w:r>
    </w:p>
    <w:p w14:paraId="0CE4D3FB" w14:textId="77777777" w:rsidR="00486D86" w:rsidRDefault="00000000">
      <w:pPr>
        <w:spacing w:after="70" w:line="268" w:lineRule="auto"/>
        <w:ind w:left="360" w:hanging="360"/>
      </w:pPr>
      <w:r>
        <w:rPr>
          <w:b/>
          <w:bCs/>
          <w:color w:val="1F3864"/>
          <w:sz w:val="16"/>
          <w:szCs w:val="16"/>
        </w:rPr>
        <w:t xml:space="preserve">EN  </w:t>
      </w:r>
      <w:r>
        <w:rPr>
          <w:shd w:val="clear" w:color="auto" w:fill="FFFF00"/>
        </w:rPr>
        <w:t>8.2 Remedy ladder: repair → replacement → if still non-conforming or seriously recurring, Party A may terminate and claim a corresponding refund.</w:t>
      </w:r>
    </w:p>
    <w:p w14:paraId="118CA948" w14:textId="77777777" w:rsidR="00486D86" w:rsidRDefault="00486D86">
      <w:pPr>
        <w:spacing w:after="60"/>
      </w:pPr>
    </w:p>
    <w:p w14:paraId="0FDEE1F4" w14:textId="77777777" w:rsidR="00486D86" w:rsidRDefault="00000000">
      <w:pPr>
        <w:spacing w:after="70" w:line="268" w:lineRule="auto"/>
        <w:ind w:left="360" w:hanging="360"/>
      </w:pPr>
      <w:r>
        <w:rPr>
          <w:b/>
          <w:bCs/>
          <w:color w:val="548235"/>
          <w:sz w:val="16"/>
          <w:szCs w:val="16"/>
        </w:rPr>
        <w:t xml:space="preserve">VN  </w:t>
      </w:r>
      <w:r>
        <w:rPr>
          <w:shd w:val="clear" w:color="auto" w:fill="FFFF00"/>
        </w:rPr>
        <w:t>8.3 SLA: thời gian phản hồi/khắc phục theo Phụ lục 4 (cấp I–IV). Vi phạm SLA chịu phạt dịch vụ (service credit) theo mức [____].</w:t>
      </w:r>
    </w:p>
    <w:p w14:paraId="78FA552F" w14:textId="77777777" w:rsidR="00486D86" w:rsidRDefault="00000000">
      <w:pPr>
        <w:spacing w:after="70" w:line="268" w:lineRule="auto"/>
        <w:ind w:left="360" w:hanging="360"/>
      </w:pPr>
      <w:r>
        <w:rPr>
          <w:b/>
          <w:bCs/>
          <w:color w:val="C00000"/>
          <w:sz w:val="16"/>
          <w:szCs w:val="16"/>
        </w:rPr>
        <w:t xml:space="preserve">ZH  </w:t>
      </w:r>
      <w:r>
        <w:rPr>
          <w:shd w:val="clear" w:color="auto" w:fill="FFFF00"/>
        </w:rPr>
        <w:t>8.3 SLA：响应/解决时间见附件四（I–IV级）。违反SLA按[____]标准支付服务赔偿(service credit)。</w:t>
      </w:r>
    </w:p>
    <w:p w14:paraId="5E565106" w14:textId="77777777" w:rsidR="00486D86" w:rsidRDefault="00000000">
      <w:pPr>
        <w:spacing w:after="70" w:line="268" w:lineRule="auto"/>
        <w:ind w:left="360" w:hanging="360"/>
      </w:pPr>
      <w:r>
        <w:rPr>
          <w:b/>
          <w:bCs/>
          <w:color w:val="1F3864"/>
          <w:sz w:val="16"/>
          <w:szCs w:val="16"/>
        </w:rPr>
        <w:t xml:space="preserve">EN  </w:t>
      </w:r>
      <w:r>
        <w:rPr>
          <w:shd w:val="clear" w:color="auto" w:fill="FFFF00"/>
        </w:rPr>
        <w:t>8.3 SLA: response/resolution times per Annex 4 (Levels I–IV). SLA breaches incur service credits at [____].</w:t>
      </w:r>
    </w:p>
    <w:p w14:paraId="36EF0859" w14:textId="77777777" w:rsidR="00486D86" w:rsidRDefault="00486D86">
      <w:pPr>
        <w:spacing w:after="60"/>
      </w:pPr>
    </w:p>
    <w:p w14:paraId="36E6784A" w14:textId="77777777" w:rsidR="00486D86" w:rsidRDefault="00000000">
      <w:pPr>
        <w:spacing w:after="70" w:line="268" w:lineRule="auto"/>
        <w:ind w:left="360" w:hanging="360"/>
      </w:pPr>
      <w:r>
        <w:rPr>
          <w:b/>
          <w:bCs/>
          <w:color w:val="548235"/>
          <w:sz w:val="16"/>
          <w:szCs w:val="16"/>
        </w:rPr>
        <w:t xml:space="preserve">VN  </w:t>
      </w:r>
      <w:r>
        <w:rPr>
          <w:shd w:val="clear" w:color="auto" w:fill="FFFF00"/>
        </w:rPr>
        <w:t>8.4 Phí bảo trì năm: miễn phí năm đầu kể từ ngày nghiệm thu; các năm sau là [____] USD/năm (xác định rõ, không để trống).</w:t>
      </w:r>
    </w:p>
    <w:p w14:paraId="015D71D4" w14:textId="77777777" w:rsidR="00486D86" w:rsidRDefault="00000000">
      <w:pPr>
        <w:spacing w:after="70" w:line="268" w:lineRule="auto"/>
        <w:ind w:left="360" w:hanging="360"/>
      </w:pPr>
      <w:r>
        <w:rPr>
          <w:b/>
          <w:bCs/>
          <w:color w:val="C00000"/>
          <w:sz w:val="16"/>
          <w:szCs w:val="16"/>
        </w:rPr>
        <w:t xml:space="preserve">ZH  </w:t>
      </w:r>
      <w:r>
        <w:rPr>
          <w:shd w:val="clear" w:color="auto" w:fill="FFFF00"/>
        </w:rPr>
        <w:t>8.4 年度维护费：自验收日起第一年免费；其后为[__</w:t>
      </w:r>
      <w:r>
        <w:rPr>
          <w:rFonts w:ascii="Segoe UI" w:eastAsia="Segoe UI" w:hAnsi="Segoe UI" w:cs="Segoe UI"/>
          <w:b/>
          <w:bCs/>
          <w:color w:val="0F1115"/>
          <w:sz w:val="19"/>
          <w:szCs w:val="19"/>
          <w:shd w:val="clear" w:color="auto" w:fill="FFFFFF"/>
        </w:rPr>
        <w:t>17,168</w:t>
      </w:r>
      <w:r>
        <w:rPr>
          <w:shd w:val="clear" w:color="auto" w:fill="FFFF00"/>
        </w:rPr>
        <w:t>__]美元/年（须明确，不得留空）。</w:t>
      </w:r>
    </w:p>
    <w:p w14:paraId="655267AB" w14:textId="77777777" w:rsidR="00486D86" w:rsidRDefault="00000000">
      <w:pPr>
        <w:spacing w:after="70" w:line="268" w:lineRule="auto"/>
        <w:ind w:left="360" w:hanging="360"/>
      </w:pPr>
      <w:r>
        <w:rPr>
          <w:b/>
          <w:bCs/>
          <w:color w:val="1F3864"/>
          <w:sz w:val="16"/>
          <w:szCs w:val="16"/>
        </w:rPr>
        <w:t xml:space="preserve">EN  </w:t>
      </w:r>
      <w:r>
        <w:rPr>
          <w:shd w:val="clear" w:color="auto" w:fill="FFFF00"/>
        </w:rPr>
        <w:t>8.4 Annual maintenance fee: free for the first year from acceptance; thereafter [____] USD/year (to be specified, not left blank).</w:t>
      </w:r>
    </w:p>
    <w:p w14:paraId="09ED76D7" w14:textId="77777777" w:rsidR="00486D86" w:rsidRDefault="00486D86">
      <w:pPr>
        <w:spacing w:after="60"/>
      </w:pPr>
    </w:p>
    <w:p w14:paraId="4C9A886D" w14:textId="77777777" w:rsidR="00486D86" w:rsidRDefault="00000000">
      <w:pPr>
        <w:pBdr>
          <w:bottom w:val="single" w:sz="6" w:space="3" w:color="2E5496"/>
        </w:pBdr>
        <w:spacing w:before="260" w:after="130"/>
      </w:pPr>
      <w:r>
        <w:rPr>
          <w:b/>
          <w:bCs/>
          <w:color w:val="1F3864"/>
          <w:sz w:val="24"/>
          <w:szCs w:val="24"/>
        </w:rPr>
        <w:t xml:space="preserve">第九条 知识产权与数据  </w:t>
      </w:r>
      <w:r>
        <w:rPr>
          <w:b/>
          <w:bCs/>
          <w:color w:val="2E5496"/>
          <w:sz w:val="22"/>
          <w:szCs w:val="22"/>
        </w:rPr>
        <w:t>/ Article 9. Intellectual Property and Data</w:t>
      </w:r>
      <w:r>
        <w:rPr>
          <w:b/>
          <w:bCs/>
          <w:color w:val="548235"/>
        </w:rPr>
        <w:t xml:space="preserve">  / Điều 9. Sở hữu trí tuệ và dữ liệu</w:t>
      </w:r>
    </w:p>
    <w:p w14:paraId="32521D15" w14:textId="77777777" w:rsidR="00486D86" w:rsidRDefault="00000000">
      <w:pPr>
        <w:spacing w:after="70" w:line="268" w:lineRule="auto"/>
        <w:ind w:left="360" w:hanging="360"/>
      </w:pPr>
      <w:r>
        <w:rPr>
          <w:b/>
          <w:bCs/>
          <w:color w:val="548235"/>
          <w:sz w:val="16"/>
          <w:szCs w:val="16"/>
        </w:rPr>
        <w:t xml:space="preserve">VN  </w:t>
      </w:r>
      <w:r>
        <w:rPr>
          <w:shd w:val="clear" w:color="auto" w:fill="FFFF00"/>
        </w:rPr>
        <w:t>9.1 Quyền SHTT của Hệ thống V1.0 thuộc Bên B; Bên A có quyền sử dụng nội bộ. Giấy phép có thời hạn [vĩnh viễn] và được kế thừa khi Bên A chia tách/sáp nhập.</w:t>
      </w:r>
    </w:p>
    <w:p w14:paraId="526A40FD" w14:textId="77777777" w:rsidR="00486D86" w:rsidRDefault="00000000">
      <w:pPr>
        <w:spacing w:after="70" w:line="268" w:lineRule="auto"/>
        <w:ind w:left="360" w:hanging="360"/>
      </w:pPr>
      <w:r>
        <w:rPr>
          <w:b/>
          <w:bCs/>
          <w:color w:val="C00000"/>
          <w:sz w:val="16"/>
          <w:szCs w:val="16"/>
        </w:rPr>
        <w:t xml:space="preserve">ZH  </w:t>
      </w:r>
      <w:r>
        <w:rPr>
          <w:shd w:val="clear" w:color="auto" w:fill="FFFF00"/>
        </w:rPr>
        <w:t>9.1 系统V1.0知识产权归乙方；甲方享有内部使用权。</w:t>
      </w:r>
      <w:ins w:id="7" w:author="misaka" w:date="2026-05-25T15:27:00Z">
        <w:r>
          <w:rPr>
            <w:rFonts w:eastAsia="SimSun" w:hint="eastAsia"/>
            <w:shd w:val="clear" w:color="auto" w:fill="FFFF00"/>
            <w:lang w:eastAsia="zh-CN"/>
          </w:rPr>
          <w:t>验收并收到尾款</w:t>
        </w:r>
      </w:ins>
      <w:r>
        <w:rPr>
          <w:shd w:val="clear" w:color="auto" w:fill="FFFF00"/>
        </w:rPr>
        <w:t>许可期限为[永久]，并在甲方分立/合并时可承继。</w:t>
      </w:r>
    </w:p>
    <w:p w14:paraId="635F17FA" w14:textId="77777777" w:rsidR="00486D86" w:rsidRDefault="00000000">
      <w:pPr>
        <w:spacing w:after="70" w:line="268" w:lineRule="auto"/>
        <w:ind w:left="360" w:hanging="360"/>
      </w:pPr>
      <w:r>
        <w:rPr>
          <w:b/>
          <w:bCs/>
          <w:color w:val="1F3864"/>
          <w:sz w:val="16"/>
          <w:szCs w:val="16"/>
        </w:rPr>
        <w:t xml:space="preserve">EN  </w:t>
      </w:r>
      <w:r>
        <w:rPr>
          <w:shd w:val="clear" w:color="auto" w:fill="FFFF00"/>
        </w:rPr>
        <w:t>9.1 IP in System V1.0 belongs to Party B; Party A has the right of internal use. The licence is [perpetual] and survives Party A's demerger/merger.</w:t>
      </w:r>
    </w:p>
    <w:p w14:paraId="3F3D619C" w14:textId="77777777" w:rsidR="00486D86" w:rsidRDefault="00486D86">
      <w:pPr>
        <w:spacing w:after="60"/>
      </w:pPr>
    </w:p>
    <w:p w14:paraId="62581AD5" w14:textId="77777777" w:rsidR="00486D86" w:rsidRDefault="00000000">
      <w:pPr>
        <w:spacing w:after="70" w:line="268" w:lineRule="auto"/>
        <w:ind w:left="360" w:hanging="360"/>
      </w:pPr>
      <w:r>
        <w:rPr>
          <w:b/>
          <w:bCs/>
          <w:color w:val="548235"/>
          <w:sz w:val="16"/>
          <w:szCs w:val="16"/>
        </w:rPr>
        <w:t xml:space="preserve">VN  </w:t>
      </w:r>
      <w:r>
        <w:rPr>
          <w:shd w:val="clear" w:color="auto" w:fill="FFFF00"/>
        </w:rPr>
        <w:t>9.2 Bên B bảo đảm tính hợp pháp của phần mềm bên thứ ba mà hệ thống phụ thuộc (vd: NX, Sodick EDM) và làm rõ bên chịu chi phí bản quyền liên quan.</w:t>
      </w:r>
    </w:p>
    <w:p w14:paraId="6B218BC2" w14:textId="77777777" w:rsidR="00486D86" w:rsidRDefault="00000000">
      <w:pPr>
        <w:spacing w:after="70" w:line="268" w:lineRule="auto"/>
        <w:ind w:left="360" w:hanging="360"/>
        <w:rPr>
          <w:rFonts w:eastAsia="SimSun"/>
          <w:lang w:eastAsia="zh-CN"/>
        </w:rPr>
      </w:pPr>
      <w:r>
        <w:rPr>
          <w:b/>
          <w:bCs/>
          <w:color w:val="C00000"/>
          <w:sz w:val="16"/>
          <w:szCs w:val="16"/>
        </w:rPr>
        <w:t xml:space="preserve">ZH  </w:t>
      </w:r>
      <w:r>
        <w:rPr>
          <w:shd w:val="clear" w:color="auto" w:fill="FFFF00"/>
        </w:rPr>
        <w:t>9.2 乙方保证系统所依赖第三方软件（如NX、沙迪克EDM）的合法性，并明确相关授权费用的承担方。</w:t>
      </w:r>
      <w:ins w:id="8" w:author="misaka" w:date="2026-05-25T15:47:00Z">
        <w:r>
          <w:rPr>
            <w:rFonts w:hint="eastAsia"/>
            <w:shd w:val="clear" w:color="auto" w:fill="FFFF00"/>
          </w:rPr>
          <w:t>若因甲方未购买或使用非法的第三方软件导致的侵权纠纷或系统故障，乙方不承担责任，且有权暂停服务直至问题解决</w:t>
        </w:r>
        <w:r>
          <w:rPr>
            <w:rFonts w:eastAsia="SimSun" w:hint="eastAsia"/>
            <w:shd w:val="clear" w:color="auto" w:fill="FFFF00"/>
            <w:lang w:eastAsia="zh-CN"/>
          </w:rPr>
          <w:t>。</w:t>
        </w:r>
      </w:ins>
    </w:p>
    <w:p w14:paraId="025C42E3" w14:textId="77777777" w:rsidR="00486D86" w:rsidRDefault="00000000">
      <w:pPr>
        <w:spacing w:after="70" w:line="268" w:lineRule="auto"/>
        <w:ind w:left="360" w:hanging="360"/>
      </w:pPr>
      <w:r>
        <w:rPr>
          <w:b/>
          <w:bCs/>
          <w:color w:val="1F3864"/>
          <w:sz w:val="16"/>
          <w:szCs w:val="16"/>
        </w:rPr>
        <w:t xml:space="preserve">EN  </w:t>
      </w:r>
      <w:r>
        <w:rPr>
          <w:shd w:val="clear" w:color="auto" w:fill="FFFF00"/>
        </w:rPr>
        <w:t>9.2 Party B warrants the legality of third-party software on which the system depends (e.g., NX, Sodick EDM) and clarifies who bears the related licence costs.</w:t>
      </w:r>
    </w:p>
    <w:p w14:paraId="4F7F45E5" w14:textId="77777777" w:rsidR="00486D86" w:rsidRDefault="00486D86">
      <w:pPr>
        <w:spacing w:after="60"/>
      </w:pPr>
    </w:p>
    <w:p w14:paraId="4279D0A4" w14:textId="77777777" w:rsidR="00486D86" w:rsidRDefault="00000000">
      <w:pPr>
        <w:spacing w:after="70" w:line="268" w:lineRule="auto"/>
        <w:ind w:left="360" w:hanging="360"/>
      </w:pPr>
      <w:r>
        <w:rPr>
          <w:b/>
          <w:bCs/>
          <w:color w:val="548235"/>
          <w:sz w:val="16"/>
          <w:szCs w:val="16"/>
        </w:rPr>
        <w:t xml:space="preserve">VN  </w:t>
      </w:r>
      <w:r>
        <w:rPr>
          <w:shd w:val="clear" w:color="auto" w:fill="FFFF00"/>
        </w:rPr>
        <w:t>9.3 Dữ liệu sản xuất và chất lượng do Bên A tạo ra thuộc sở hữu của Bên A; Bên B không sử dụng cho mục đích khác nếu không có sự đồng ý.</w:t>
      </w:r>
    </w:p>
    <w:p w14:paraId="03538C86" w14:textId="77777777" w:rsidR="00486D86" w:rsidRDefault="00000000">
      <w:pPr>
        <w:spacing w:after="70" w:line="268" w:lineRule="auto"/>
        <w:ind w:left="360" w:hanging="360"/>
      </w:pPr>
      <w:r>
        <w:rPr>
          <w:b/>
          <w:bCs/>
          <w:color w:val="C00000"/>
          <w:sz w:val="16"/>
          <w:szCs w:val="16"/>
        </w:rPr>
        <w:t xml:space="preserve">ZH  </w:t>
      </w:r>
      <w:r>
        <w:rPr>
          <w:shd w:val="clear" w:color="auto" w:fill="FFFF00"/>
        </w:rPr>
        <w:t>9.3 甲方产生的生产与品质数据归甲方所有；未经同意乙方不得用于其他用途。</w:t>
      </w:r>
    </w:p>
    <w:p w14:paraId="6EF9642F" w14:textId="77777777" w:rsidR="00486D86" w:rsidRDefault="00000000">
      <w:pPr>
        <w:spacing w:after="70" w:line="268" w:lineRule="auto"/>
        <w:ind w:left="360" w:hanging="360"/>
      </w:pPr>
      <w:r>
        <w:rPr>
          <w:b/>
          <w:bCs/>
          <w:color w:val="1F3864"/>
          <w:sz w:val="16"/>
          <w:szCs w:val="16"/>
        </w:rPr>
        <w:t xml:space="preserve">EN  </w:t>
      </w:r>
      <w:r>
        <w:rPr>
          <w:shd w:val="clear" w:color="auto" w:fill="FFFF00"/>
        </w:rPr>
        <w:t>9.3 Production and quality data generated by Party A belong to Party A; Party B shall not use them for other purposes without consent.</w:t>
      </w:r>
    </w:p>
    <w:p w14:paraId="009F28E3" w14:textId="77777777" w:rsidR="00486D86" w:rsidRDefault="00486D86">
      <w:pPr>
        <w:spacing w:after="60"/>
      </w:pPr>
    </w:p>
    <w:p w14:paraId="32A8EAEC" w14:textId="77777777" w:rsidR="00486D86" w:rsidRDefault="00000000">
      <w:pPr>
        <w:pBdr>
          <w:bottom w:val="single" w:sz="6" w:space="3" w:color="2E5496"/>
        </w:pBdr>
        <w:spacing w:before="260" w:after="130"/>
      </w:pPr>
      <w:r>
        <w:rPr>
          <w:b/>
          <w:bCs/>
          <w:color w:val="1F3864"/>
          <w:sz w:val="24"/>
          <w:szCs w:val="24"/>
        </w:rPr>
        <w:t xml:space="preserve">第十条 保密  </w:t>
      </w:r>
      <w:r>
        <w:rPr>
          <w:b/>
          <w:bCs/>
          <w:color w:val="2E5496"/>
          <w:sz w:val="22"/>
          <w:szCs w:val="22"/>
        </w:rPr>
        <w:t>/ Article 10. Confidentiality</w:t>
      </w:r>
      <w:r>
        <w:rPr>
          <w:b/>
          <w:bCs/>
          <w:color w:val="548235"/>
        </w:rPr>
        <w:t xml:space="preserve">  / Điều 10. Bảo mật</w:t>
      </w:r>
    </w:p>
    <w:p w14:paraId="2D1270B5" w14:textId="77777777" w:rsidR="00486D86" w:rsidRDefault="00000000">
      <w:pPr>
        <w:spacing w:after="70" w:line="268" w:lineRule="auto"/>
        <w:ind w:left="360" w:hanging="360"/>
      </w:pPr>
      <w:r>
        <w:rPr>
          <w:b/>
          <w:bCs/>
          <w:color w:val="548235"/>
          <w:sz w:val="16"/>
          <w:szCs w:val="16"/>
        </w:rPr>
        <w:t xml:space="preserve">VN  </w:t>
      </w:r>
      <w:r>
        <w:t>10.1 Mỗi bên quản lý và không tiết lộ cho bên thứ ba các bí mật thương mại/kỹ thuật của bên kia nếu không có sự đồng ý; không sao chép hoặc dịch ngược. Nghĩa vụ bảo mật tồn tại cả sau khi hợp đồng thay đổi/chấm dứt cho đến khi thông tin trở thành công khai.</w:t>
      </w:r>
    </w:p>
    <w:p w14:paraId="3E59C992" w14:textId="77777777" w:rsidR="00486D86" w:rsidRDefault="00000000">
      <w:pPr>
        <w:spacing w:after="70" w:line="268" w:lineRule="auto"/>
        <w:ind w:left="360" w:hanging="360"/>
      </w:pPr>
      <w:r>
        <w:rPr>
          <w:b/>
          <w:bCs/>
          <w:color w:val="C00000"/>
          <w:sz w:val="16"/>
          <w:szCs w:val="16"/>
        </w:rPr>
        <w:t xml:space="preserve">ZH  </w:t>
      </w:r>
      <w:r>
        <w:t>10.1 各方妥善管理且未经同意不得向第三方泄露对方商业/技术秘密，不得复制或逆向工程；保密义务在合同变更/终止后仍有效，直至信息成为公知。</w:t>
      </w:r>
    </w:p>
    <w:p w14:paraId="34630253" w14:textId="77777777" w:rsidR="00486D86" w:rsidRDefault="00000000">
      <w:pPr>
        <w:spacing w:after="70" w:line="268" w:lineRule="auto"/>
        <w:ind w:left="360" w:hanging="360"/>
      </w:pPr>
      <w:r>
        <w:rPr>
          <w:b/>
          <w:bCs/>
          <w:color w:val="1F3864"/>
          <w:sz w:val="16"/>
          <w:szCs w:val="16"/>
        </w:rPr>
        <w:t xml:space="preserve">EN  </w:t>
      </w:r>
      <w:r>
        <w:t>10.1 Each Party shall safeguard and shall not disclose to third parties the other's commercial/technical secrets without consent, nor copy or reverse-engineer them; confidentiality survives amendment/termination until the information becomes public.</w:t>
      </w:r>
    </w:p>
    <w:p w14:paraId="7C9467F6" w14:textId="77777777" w:rsidR="00486D86" w:rsidRDefault="00486D86">
      <w:pPr>
        <w:spacing w:after="60"/>
      </w:pPr>
    </w:p>
    <w:p w14:paraId="00CF4DF6" w14:textId="77777777" w:rsidR="00486D86" w:rsidRDefault="00000000">
      <w:pPr>
        <w:pBdr>
          <w:bottom w:val="single" w:sz="6" w:space="3" w:color="2E5496"/>
        </w:pBdr>
        <w:spacing w:before="260" w:after="130"/>
      </w:pPr>
      <w:r>
        <w:rPr>
          <w:b/>
          <w:bCs/>
          <w:color w:val="1F3864"/>
          <w:sz w:val="24"/>
          <w:szCs w:val="24"/>
        </w:rPr>
        <w:t xml:space="preserve">第十一条 违约、违约金与解除  </w:t>
      </w:r>
      <w:r>
        <w:rPr>
          <w:b/>
          <w:bCs/>
          <w:color w:val="2E5496"/>
          <w:sz w:val="22"/>
          <w:szCs w:val="22"/>
        </w:rPr>
        <w:t>/ Article 11. Liability, Liquidated Damages and Termination</w:t>
      </w:r>
      <w:r>
        <w:rPr>
          <w:b/>
          <w:bCs/>
          <w:color w:val="548235"/>
        </w:rPr>
        <w:t xml:space="preserve">  / Điều 11. Trách nhiệm, phạt vi phạm và chấm dứt</w:t>
      </w:r>
    </w:p>
    <w:p w14:paraId="1EA2EA0B" w14:textId="77777777" w:rsidR="00486D86" w:rsidRDefault="00000000">
      <w:pPr>
        <w:spacing w:after="70" w:line="268" w:lineRule="auto"/>
        <w:ind w:left="360" w:hanging="360"/>
      </w:pPr>
      <w:r>
        <w:rPr>
          <w:b/>
          <w:bCs/>
          <w:color w:val="548235"/>
          <w:sz w:val="16"/>
          <w:szCs w:val="16"/>
        </w:rPr>
        <w:t xml:space="preserve">VN  </w:t>
      </w:r>
      <w:r>
        <w:rPr>
          <w:shd w:val="clear" w:color="auto" w:fill="FFFF00"/>
        </w:rPr>
        <w:t>11.1 Phạt chậm tiến độ (LD): chậm giao/chậm hoàn thành chịu phạt [0,5–1]%/tuần trên giá trị phần chậm, tối đa [____]%. (Nếu áp dụng luật Việt Nam, mức phạt vi phạm không vượt quá 8% giá trị nghĩa vụ bị vi phạm theo Điều 301 Luật Thương mại 2005.)</w:t>
      </w:r>
    </w:p>
    <w:p w14:paraId="42055221" w14:textId="77777777" w:rsidR="00486D86" w:rsidRDefault="00000000">
      <w:pPr>
        <w:spacing w:after="70" w:line="268" w:lineRule="auto"/>
        <w:ind w:left="360" w:hanging="360"/>
      </w:pPr>
      <w:r>
        <w:rPr>
          <w:b/>
          <w:bCs/>
          <w:color w:val="C00000"/>
          <w:sz w:val="16"/>
          <w:szCs w:val="16"/>
        </w:rPr>
        <w:t xml:space="preserve">ZH  </w:t>
      </w:r>
      <w:r>
        <w:rPr>
          <w:shd w:val="clear" w:color="auto" w:fill="FFFF00"/>
        </w:rPr>
        <w:t>11.1 逾期违约金(LD)：逾期交付/完成按迟延部分价值每周[0.5–1]%计，上限[_</w:t>
      </w:r>
      <w:del w:id="9" w:author="misaka" w:date="2026-05-25T15:43:00Z">
        <w:r>
          <w:rPr>
            <w:shd w:val="clear" w:color="auto" w:fill="FFFF00"/>
          </w:rPr>
          <w:delText>__</w:delText>
        </w:r>
      </w:del>
      <w:ins w:id="10" w:author="misaka" w:date="2026-05-25T15:43:00Z">
        <w:r>
          <w:rPr>
            <w:rFonts w:eastAsia="SimSun" w:hint="eastAsia"/>
            <w:shd w:val="clear" w:color="auto" w:fill="FFFF00"/>
            <w:lang w:eastAsia="zh-CN"/>
          </w:rPr>
          <w:t>5</w:t>
        </w:r>
      </w:ins>
      <w:r>
        <w:rPr>
          <w:shd w:val="clear" w:color="auto" w:fill="FFFF00"/>
        </w:rPr>
        <w:t>_]%。（如适用越南法律，违约金不得超过被违反义务价值的8%——《2005年商法》第301条。）</w:t>
      </w:r>
    </w:p>
    <w:p w14:paraId="26D27AB1" w14:textId="77777777" w:rsidR="00486D86" w:rsidRDefault="00000000">
      <w:pPr>
        <w:spacing w:after="70" w:line="268" w:lineRule="auto"/>
        <w:ind w:left="360" w:hanging="360"/>
      </w:pPr>
      <w:r>
        <w:rPr>
          <w:b/>
          <w:bCs/>
          <w:color w:val="1F3864"/>
          <w:sz w:val="16"/>
          <w:szCs w:val="16"/>
        </w:rPr>
        <w:t xml:space="preserve">EN  </w:t>
      </w:r>
      <w:r>
        <w:rPr>
          <w:shd w:val="clear" w:color="auto" w:fill="FFFF00"/>
        </w:rPr>
        <w:t>11.1 Liquidated damages (LD): late delivery/completion incurs [0.5–1]%/week of the delayed portion, capped at [____]%. (If Vietnamese law applies, the penalty may not exceed 8% of the breached obligation value under Article 301 of the Commercial Law 2005.)</w:t>
      </w:r>
    </w:p>
    <w:p w14:paraId="7B7EC005" w14:textId="77777777" w:rsidR="00486D86" w:rsidRDefault="00486D86">
      <w:pPr>
        <w:spacing w:after="60"/>
      </w:pPr>
    </w:p>
    <w:p w14:paraId="10E92117" w14:textId="77777777" w:rsidR="00486D86" w:rsidRDefault="00000000">
      <w:pPr>
        <w:spacing w:after="70" w:line="268" w:lineRule="auto"/>
        <w:ind w:left="360" w:hanging="360"/>
      </w:pPr>
      <w:r>
        <w:rPr>
          <w:b/>
          <w:bCs/>
          <w:color w:val="548235"/>
          <w:sz w:val="16"/>
          <w:szCs w:val="16"/>
        </w:rPr>
        <w:t xml:space="preserve">VN  </w:t>
      </w:r>
      <w:r>
        <w:rPr>
          <w:shd w:val="clear" w:color="auto" w:fill="FFFF00"/>
        </w:rPr>
        <w:t>11.2 Chấm dứt và hoàn tiền: khi một bên vi phạm nghiêm trọng hoặc chậm trễ kéo dài, bên bị vi phạm có quyền chấm dứt và yêu cầu hoàn lại các khoản đã thanh toán cho phần chưa thực hiện, ngoài quyền đòi bồi thường thiệt hại thực tế.</w:t>
      </w:r>
    </w:p>
    <w:p w14:paraId="4FCAB35C" w14:textId="77777777" w:rsidR="00486D86" w:rsidRDefault="00000000">
      <w:pPr>
        <w:spacing w:after="70" w:line="268" w:lineRule="auto"/>
        <w:ind w:left="360" w:hanging="360"/>
      </w:pPr>
      <w:r>
        <w:rPr>
          <w:b/>
          <w:bCs/>
          <w:color w:val="C00000"/>
          <w:sz w:val="16"/>
          <w:szCs w:val="16"/>
        </w:rPr>
        <w:t xml:space="preserve">ZH  </w:t>
      </w:r>
      <w:r>
        <w:rPr>
          <w:shd w:val="clear" w:color="auto" w:fill="FFFF00"/>
        </w:rPr>
        <w:t>11.2 解除与退款：一方严重违约或长期迟延时，守约方有权解除合同并要求退还未履行部分已付款项，并保留索赔实际损失之权利。</w:t>
      </w:r>
    </w:p>
    <w:p w14:paraId="34D9747F" w14:textId="77777777" w:rsidR="00486D86" w:rsidRDefault="00000000">
      <w:pPr>
        <w:spacing w:after="70" w:line="268" w:lineRule="auto"/>
        <w:ind w:left="360" w:hanging="360"/>
      </w:pPr>
      <w:r>
        <w:rPr>
          <w:b/>
          <w:bCs/>
          <w:color w:val="1F3864"/>
          <w:sz w:val="16"/>
          <w:szCs w:val="16"/>
        </w:rPr>
        <w:lastRenderedPageBreak/>
        <w:t xml:space="preserve">EN  </w:t>
      </w:r>
      <w:r>
        <w:rPr>
          <w:shd w:val="clear" w:color="auto" w:fill="FFFF00"/>
        </w:rPr>
        <w:t>11.2 Termination and refund: upon a Party's material breach or prolonged delay, the non-breaching Party may terminate and claim a refund of amounts paid for the unperformed portion, in addition to actual damages.</w:t>
      </w:r>
    </w:p>
    <w:p w14:paraId="28CEE620" w14:textId="77777777" w:rsidR="00486D86" w:rsidRDefault="00486D86">
      <w:pPr>
        <w:spacing w:after="60"/>
      </w:pPr>
    </w:p>
    <w:p w14:paraId="3BD5C6C8" w14:textId="77777777" w:rsidR="00486D86" w:rsidRDefault="00000000">
      <w:pPr>
        <w:spacing w:after="70" w:line="268" w:lineRule="auto"/>
        <w:ind w:left="360" w:hanging="360"/>
      </w:pPr>
      <w:r>
        <w:rPr>
          <w:b/>
          <w:bCs/>
          <w:color w:val="548235"/>
          <w:sz w:val="16"/>
          <w:szCs w:val="16"/>
        </w:rPr>
        <w:t xml:space="preserve">VN  </w:t>
      </w:r>
      <w:r>
        <w:t>11.3 Bên vi phạm phải tích cực xử lý sau khi nhận thông báo bằng văn bản; nếu không đạt thỏa thuận, giải quyết theo Điều 13.</w:t>
      </w:r>
    </w:p>
    <w:p w14:paraId="0D66CDA4" w14:textId="77777777" w:rsidR="00486D86" w:rsidRDefault="00000000">
      <w:pPr>
        <w:spacing w:after="70" w:line="268" w:lineRule="auto"/>
        <w:ind w:left="360" w:hanging="360"/>
      </w:pPr>
      <w:r>
        <w:rPr>
          <w:b/>
          <w:bCs/>
          <w:color w:val="C00000"/>
          <w:sz w:val="16"/>
          <w:szCs w:val="16"/>
        </w:rPr>
        <w:t xml:space="preserve">ZH  </w:t>
      </w:r>
      <w:r>
        <w:t>11.3 违约方收到书面通知后应积极处理；不能达成一致的，依第十三条解决。</w:t>
      </w:r>
    </w:p>
    <w:p w14:paraId="2E40BB12" w14:textId="77777777" w:rsidR="00486D86" w:rsidRDefault="00000000">
      <w:pPr>
        <w:spacing w:after="70" w:line="268" w:lineRule="auto"/>
        <w:ind w:left="360" w:hanging="360"/>
      </w:pPr>
      <w:r>
        <w:rPr>
          <w:b/>
          <w:bCs/>
          <w:color w:val="1F3864"/>
          <w:sz w:val="16"/>
          <w:szCs w:val="16"/>
        </w:rPr>
        <w:t xml:space="preserve">EN  </w:t>
      </w:r>
      <w:r>
        <w:t>11.3 The breaching Party shall actively address the matter upon written notice; failing agreement, the dispute is resolved under Article 13.</w:t>
      </w:r>
    </w:p>
    <w:p w14:paraId="225E7518" w14:textId="77777777" w:rsidR="00486D86" w:rsidRDefault="00486D86">
      <w:pPr>
        <w:spacing w:after="60"/>
      </w:pPr>
    </w:p>
    <w:p w14:paraId="32997AC3" w14:textId="77777777" w:rsidR="00486D86" w:rsidRDefault="00000000">
      <w:pPr>
        <w:pBdr>
          <w:bottom w:val="single" w:sz="6" w:space="3" w:color="2E5496"/>
        </w:pBdr>
        <w:spacing w:before="260" w:after="130"/>
      </w:pPr>
      <w:r>
        <w:rPr>
          <w:b/>
          <w:bCs/>
          <w:color w:val="1F3864"/>
          <w:sz w:val="24"/>
          <w:szCs w:val="24"/>
        </w:rPr>
        <w:t xml:space="preserve">第十二条 不可抗力  </w:t>
      </w:r>
      <w:r>
        <w:rPr>
          <w:b/>
          <w:bCs/>
          <w:color w:val="2E5496"/>
          <w:sz w:val="22"/>
          <w:szCs w:val="22"/>
        </w:rPr>
        <w:t>/ Article 12. Force Majeure</w:t>
      </w:r>
      <w:r>
        <w:rPr>
          <w:b/>
          <w:bCs/>
          <w:color w:val="548235"/>
        </w:rPr>
        <w:t xml:space="preserve">  / Điều 12. Bất khả kháng</w:t>
      </w:r>
    </w:p>
    <w:p w14:paraId="10526432" w14:textId="77777777" w:rsidR="00486D86" w:rsidRDefault="00000000">
      <w:pPr>
        <w:spacing w:after="70" w:line="268" w:lineRule="auto"/>
        <w:ind w:left="360" w:hanging="360"/>
      </w:pPr>
      <w:r>
        <w:rPr>
          <w:b/>
          <w:bCs/>
          <w:color w:val="548235"/>
          <w:sz w:val="16"/>
          <w:szCs w:val="16"/>
        </w:rPr>
        <w:t xml:space="preserve">VN  </w:t>
      </w:r>
      <w:r>
        <w:t>12.1 Khi xảy ra bất khả kháng, bên bị ảnh hưởng phải thông báo ngay và cung cấp chứng cứ trong vòng 15 ngày; hai bên thương lượng giải pháp hợp lý và giảm thiểu hậu quả.</w:t>
      </w:r>
    </w:p>
    <w:p w14:paraId="3E483551" w14:textId="77777777" w:rsidR="00486D86" w:rsidRDefault="00000000">
      <w:pPr>
        <w:spacing w:after="70" w:line="268" w:lineRule="auto"/>
        <w:ind w:left="360" w:hanging="360"/>
      </w:pPr>
      <w:r>
        <w:rPr>
          <w:b/>
          <w:bCs/>
          <w:color w:val="C00000"/>
          <w:sz w:val="16"/>
          <w:szCs w:val="16"/>
        </w:rPr>
        <w:t xml:space="preserve">ZH  </w:t>
      </w:r>
      <w:r>
        <w:t>12.1 不可抗力发生时，受影响方应立即通知并在15日内提供证明；双方协商合理方案并尽量减轻后果。</w:t>
      </w:r>
    </w:p>
    <w:p w14:paraId="31AF3F49" w14:textId="77777777" w:rsidR="00486D86" w:rsidRDefault="00000000">
      <w:pPr>
        <w:spacing w:after="70" w:line="268" w:lineRule="auto"/>
        <w:ind w:left="360" w:hanging="360"/>
      </w:pPr>
      <w:r>
        <w:rPr>
          <w:b/>
          <w:bCs/>
          <w:color w:val="1F3864"/>
          <w:sz w:val="16"/>
          <w:szCs w:val="16"/>
        </w:rPr>
        <w:t xml:space="preserve">EN  </w:t>
      </w:r>
      <w:r>
        <w:t>12.1 Upon Force Majeure, the affected Party shall notify immediately and provide evidence within 15 days; the Parties shall negotiate a reasonable solution and mitigate consequences.</w:t>
      </w:r>
    </w:p>
    <w:p w14:paraId="693D548B" w14:textId="77777777" w:rsidR="00486D86" w:rsidRDefault="00486D86">
      <w:pPr>
        <w:spacing w:after="60"/>
      </w:pPr>
    </w:p>
    <w:p w14:paraId="4A93C0A9" w14:textId="77777777" w:rsidR="00486D86" w:rsidRDefault="00000000">
      <w:pPr>
        <w:pBdr>
          <w:bottom w:val="single" w:sz="6" w:space="3" w:color="2E5496"/>
        </w:pBdr>
        <w:spacing w:before="260" w:after="130"/>
      </w:pPr>
      <w:r>
        <w:rPr>
          <w:b/>
          <w:bCs/>
          <w:color w:val="1F3864"/>
          <w:sz w:val="24"/>
          <w:szCs w:val="24"/>
        </w:rPr>
        <w:t xml:space="preserve">第十三条 准据法与争议解决（新增）  </w:t>
      </w:r>
      <w:r>
        <w:rPr>
          <w:b/>
          <w:bCs/>
          <w:color w:val="2E5496"/>
          <w:sz w:val="22"/>
          <w:szCs w:val="22"/>
        </w:rPr>
        <w:t>/ Article 13. Governing Law and Dispute Resolution (New)</w:t>
      </w:r>
      <w:r>
        <w:rPr>
          <w:b/>
          <w:bCs/>
          <w:color w:val="548235"/>
        </w:rPr>
        <w:t xml:space="preserve">  / Điều 13. Luật áp dụng và giải quyết tranh chấp</w:t>
      </w:r>
    </w:p>
    <w:p w14:paraId="3BA72CD0" w14:textId="77777777" w:rsidR="00486D86" w:rsidRDefault="00000000">
      <w:pPr>
        <w:spacing w:after="70" w:line="268" w:lineRule="auto"/>
        <w:ind w:left="360" w:hanging="360"/>
      </w:pPr>
      <w:r>
        <w:rPr>
          <w:b/>
          <w:bCs/>
          <w:color w:val="548235"/>
          <w:sz w:val="16"/>
          <w:szCs w:val="16"/>
        </w:rPr>
        <w:t xml:space="preserve">VN  </w:t>
      </w:r>
      <w:r>
        <w:rPr>
          <w:shd w:val="clear" w:color="auto" w:fill="FFFF00"/>
        </w:rPr>
        <w:t>13.1 Luật áp dụng: [Luật Việt Nam / Luật Singapore] (hai bên thống nhất). Bản tiếng Anh là bản chính khi giải thích hợp đồng.</w:t>
      </w:r>
    </w:p>
    <w:p w14:paraId="69A4B995" w14:textId="77777777" w:rsidR="00486D86" w:rsidRDefault="00000000">
      <w:pPr>
        <w:spacing w:after="70" w:line="268" w:lineRule="auto"/>
        <w:ind w:left="360" w:hanging="360"/>
      </w:pPr>
      <w:r>
        <w:rPr>
          <w:b/>
          <w:bCs/>
          <w:color w:val="C00000"/>
          <w:sz w:val="16"/>
          <w:szCs w:val="16"/>
        </w:rPr>
        <w:t xml:space="preserve">ZH  </w:t>
      </w:r>
      <w:r>
        <w:rPr>
          <w:shd w:val="clear" w:color="auto" w:fill="FFFF00"/>
        </w:rPr>
        <w:t>13.1 准据法：[越南法律 / 新加坡法律]（双方约定）。合同解释以英文本为准。</w:t>
      </w:r>
    </w:p>
    <w:p w14:paraId="66AE43D2" w14:textId="77777777" w:rsidR="00486D86" w:rsidRDefault="00000000">
      <w:pPr>
        <w:spacing w:after="70" w:line="268" w:lineRule="auto"/>
        <w:ind w:left="360" w:hanging="360"/>
      </w:pPr>
      <w:r>
        <w:rPr>
          <w:b/>
          <w:bCs/>
          <w:color w:val="1F3864"/>
          <w:sz w:val="16"/>
          <w:szCs w:val="16"/>
        </w:rPr>
        <w:t xml:space="preserve">EN  </w:t>
      </w:r>
      <w:r>
        <w:rPr>
          <w:shd w:val="clear" w:color="auto" w:fill="FFFF00"/>
        </w:rPr>
        <w:t>13.1 Governing law: [Vietnamese law / Singapore law] (as agreed). The English version prevails for interpretation.</w:t>
      </w:r>
    </w:p>
    <w:p w14:paraId="7188F374" w14:textId="77777777" w:rsidR="00486D86" w:rsidRDefault="00486D86">
      <w:pPr>
        <w:spacing w:after="60"/>
      </w:pPr>
    </w:p>
    <w:p w14:paraId="48C4834C" w14:textId="77777777" w:rsidR="00486D86" w:rsidRDefault="00000000">
      <w:pPr>
        <w:spacing w:after="70" w:line="268" w:lineRule="auto"/>
        <w:ind w:left="360" w:hanging="360"/>
      </w:pPr>
      <w:r>
        <w:rPr>
          <w:b/>
          <w:bCs/>
          <w:color w:val="548235"/>
          <w:sz w:val="16"/>
          <w:szCs w:val="16"/>
        </w:rPr>
        <w:t xml:space="preserve">VN  </w:t>
      </w:r>
      <w:r>
        <w:rPr>
          <w:shd w:val="clear" w:color="auto" w:fill="FFFF00"/>
        </w:rPr>
        <w:t>13.2 Trọng tài: Mọi tranh chấp được giải quyết chung thẩm bằng trọng tài tại [SIAC Singapore / HKIAC Hong Kong], theo quy tắc của tổ chức đó, địa điểm [Singapore], ngôn ngữ tiếng Anh, [01 hoặc 03] trọng tài viên.</w:t>
      </w:r>
    </w:p>
    <w:p w14:paraId="1FA3E76A" w14:textId="77777777" w:rsidR="00486D86" w:rsidRDefault="00000000">
      <w:pPr>
        <w:spacing w:after="70" w:line="268" w:lineRule="auto"/>
        <w:ind w:left="360" w:hanging="360"/>
      </w:pPr>
      <w:r>
        <w:rPr>
          <w:b/>
          <w:bCs/>
          <w:color w:val="C00000"/>
          <w:sz w:val="16"/>
          <w:szCs w:val="16"/>
        </w:rPr>
        <w:t xml:space="preserve">ZH  </w:t>
      </w:r>
      <w:r>
        <w:rPr>
          <w:shd w:val="clear" w:color="auto" w:fill="FFFF00"/>
        </w:rPr>
        <w:t>13.2 仲裁：一切争议提交[新加坡SIAC / 香港HKIAC]按其规则最终仲裁，仲裁地[新加坡</w:t>
      </w:r>
      <w:ins w:id="11" w:author="misaka" w:date="2026-05-25T15:52:00Z">
        <w:r>
          <w:rPr>
            <w:rFonts w:eastAsia="SimSun" w:hint="eastAsia"/>
            <w:shd w:val="clear" w:color="auto" w:fill="FFFF00"/>
            <w:lang w:eastAsia="zh-CN"/>
          </w:rPr>
          <w:t>/</w:t>
        </w:r>
        <w:r>
          <w:rPr>
            <w:rFonts w:eastAsia="SimSun" w:hint="eastAsia"/>
            <w:shd w:val="clear" w:color="auto" w:fill="FFFF00"/>
            <w:lang w:eastAsia="zh-CN"/>
          </w:rPr>
          <w:t>香</w:t>
        </w:r>
        <w:r>
          <w:rPr>
            <w:rFonts w:eastAsia="SimSun" w:hint="eastAsia"/>
            <w:shd w:val="clear" w:color="auto" w:fill="FFFF00"/>
            <w:lang w:eastAsia="zh-CN"/>
          </w:rPr>
          <w:lastRenderedPageBreak/>
          <w:t>港</w:t>
        </w:r>
      </w:ins>
      <w:r>
        <w:rPr>
          <w:shd w:val="clear" w:color="auto" w:fill="FFFF00"/>
        </w:rPr>
        <w:t>]，语言英语，仲裁员[1或3]名。</w:t>
      </w:r>
    </w:p>
    <w:p w14:paraId="4CB67FFB" w14:textId="77777777" w:rsidR="00486D86" w:rsidRDefault="00000000">
      <w:pPr>
        <w:spacing w:after="70" w:line="268" w:lineRule="auto"/>
        <w:ind w:left="360" w:hanging="360"/>
      </w:pPr>
      <w:r>
        <w:rPr>
          <w:b/>
          <w:bCs/>
          <w:color w:val="1F3864"/>
          <w:sz w:val="16"/>
          <w:szCs w:val="16"/>
        </w:rPr>
        <w:t xml:space="preserve">EN  </w:t>
      </w:r>
      <w:r>
        <w:rPr>
          <w:shd w:val="clear" w:color="auto" w:fill="FFFF00"/>
        </w:rPr>
        <w:t>13.2 Arbitration: All disputes shall be finally settled by arbitration at [SIAC Singapore / HKIAC Hong Kong] under its rules, seat [Singapore], language English, [1 or 3] arbitrator(s).</w:t>
      </w:r>
    </w:p>
    <w:p w14:paraId="09C81FBE" w14:textId="77777777" w:rsidR="00486D86" w:rsidRDefault="00486D86">
      <w:pPr>
        <w:spacing w:after="60"/>
      </w:pPr>
    </w:p>
    <w:p w14:paraId="7670D9AF" w14:textId="77777777" w:rsidR="00486D86" w:rsidRDefault="00000000">
      <w:pPr>
        <w:spacing w:after="70" w:line="268" w:lineRule="auto"/>
        <w:ind w:left="360" w:hanging="360"/>
      </w:pPr>
      <w:r>
        <w:rPr>
          <w:b/>
          <w:bCs/>
          <w:color w:val="548235"/>
          <w:sz w:val="16"/>
          <w:szCs w:val="16"/>
        </w:rPr>
        <w:t xml:space="preserve">VN  </w:t>
      </w:r>
      <w:r>
        <w:rPr>
          <w:shd w:val="clear" w:color="auto" w:fill="FFFF00"/>
        </w:rPr>
        <w:t>13.3 Phán quyết trọng tài là chung thẩm, ràng buộc và có thể được công nhận, thi hành tại Trung Quốc và Việt Nam theo Công ước New York (1958).</w:t>
      </w:r>
    </w:p>
    <w:p w14:paraId="42067DC6" w14:textId="77777777" w:rsidR="00486D86" w:rsidRDefault="00000000">
      <w:pPr>
        <w:spacing w:after="70" w:line="268" w:lineRule="auto"/>
        <w:ind w:left="360" w:hanging="360"/>
      </w:pPr>
      <w:r>
        <w:rPr>
          <w:b/>
          <w:bCs/>
          <w:color w:val="C00000"/>
          <w:sz w:val="16"/>
          <w:szCs w:val="16"/>
        </w:rPr>
        <w:t xml:space="preserve">ZH  </w:t>
      </w:r>
      <w:r>
        <w:rPr>
          <w:shd w:val="clear" w:color="auto" w:fill="FFFF00"/>
        </w:rPr>
        <w:t>13.3 仲裁裁决为终局、具约束力，可依《纽约公约》(1958)在中国与越南承认和执行。</w:t>
      </w:r>
    </w:p>
    <w:p w14:paraId="362A2E15" w14:textId="77777777" w:rsidR="00486D86" w:rsidRDefault="00000000">
      <w:pPr>
        <w:spacing w:after="70" w:line="268" w:lineRule="auto"/>
        <w:ind w:left="360" w:hanging="360"/>
      </w:pPr>
      <w:r>
        <w:rPr>
          <w:b/>
          <w:bCs/>
          <w:color w:val="1F3864"/>
          <w:sz w:val="16"/>
          <w:szCs w:val="16"/>
        </w:rPr>
        <w:t xml:space="preserve">EN  </w:t>
      </w:r>
      <w:r>
        <w:rPr>
          <w:shd w:val="clear" w:color="auto" w:fill="FFFF00"/>
        </w:rPr>
        <w:t>13.3 The arbitral award is final and binding and enforceable in both China and Vietnam under the New York Convention (1958).</w:t>
      </w:r>
    </w:p>
    <w:p w14:paraId="58186354" w14:textId="77777777" w:rsidR="00486D86" w:rsidRDefault="00486D86">
      <w:pPr>
        <w:spacing w:after="60"/>
      </w:pPr>
    </w:p>
    <w:p w14:paraId="5B14EA22" w14:textId="77777777" w:rsidR="00486D86" w:rsidRDefault="00000000">
      <w:pPr>
        <w:pBdr>
          <w:bottom w:val="single" w:sz="6" w:space="3" w:color="2E5496"/>
        </w:pBdr>
        <w:spacing w:before="260" w:after="130"/>
      </w:pPr>
      <w:r>
        <w:rPr>
          <w:b/>
          <w:bCs/>
          <w:color w:val="1F3864"/>
          <w:sz w:val="24"/>
          <w:szCs w:val="24"/>
        </w:rPr>
        <w:t xml:space="preserve">第十四条 语言及其他  </w:t>
      </w:r>
      <w:r>
        <w:rPr>
          <w:b/>
          <w:bCs/>
          <w:color w:val="2E5496"/>
          <w:sz w:val="22"/>
          <w:szCs w:val="22"/>
        </w:rPr>
        <w:t>/ Article 14. Language and Miscellaneous</w:t>
      </w:r>
      <w:r>
        <w:rPr>
          <w:b/>
          <w:bCs/>
          <w:color w:val="548235"/>
        </w:rPr>
        <w:t xml:space="preserve">  / Điều 14. Ngôn ngữ và điều khoản khác</w:t>
      </w:r>
    </w:p>
    <w:p w14:paraId="1E8EA183" w14:textId="77777777" w:rsidR="00486D86" w:rsidRDefault="00000000">
      <w:pPr>
        <w:spacing w:after="70" w:line="268" w:lineRule="auto"/>
        <w:ind w:left="360" w:hanging="360"/>
      </w:pPr>
      <w:r>
        <w:rPr>
          <w:b/>
          <w:bCs/>
          <w:color w:val="548235"/>
          <w:sz w:val="16"/>
          <w:szCs w:val="16"/>
        </w:rPr>
        <w:t xml:space="preserve">VN  </w:t>
      </w:r>
      <w:r>
        <w:rPr>
          <w:shd w:val="clear" w:color="auto" w:fill="FFFF00"/>
        </w:rPr>
        <w:t>14.1 Hợp đồng lập bằng ba ngôn ngữ Tiếng Việt – 中文 – English; khi có khác biệt, bản tiếng Anh có hiệu lực ưu tiên.</w:t>
      </w:r>
    </w:p>
    <w:p w14:paraId="0D577435" w14:textId="77777777" w:rsidR="00486D86" w:rsidRDefault="00000000">
      <w:pPr>
        <w:spacing w:after="70" w:line="268" w:lineRule="auto"/>
        <w:ind w:left="360" w:hanging="360"/>
      </w:pPr>
      <w:r>
        <w:rPr>
          <w:b/>
          <w:bCs/>
          <w:color w:val="C00000"/>
          <w:sz w:val="16"/>
          <w:szCs w:val="16"/>
        </w:rPr>
        <w:t xml:space="preserve">ZH  </w:t>
      </w:r>
      <w:r>
        <w:rPr>
          <w:shd w:val="clear" w:color="auto" w:fill="FFFF00"/>
        </w:rPr>
        <w:t>14.1 本合同以越南语—中文—英语三语订立；如有歧义，以英文本为准。</w:t>
      </w:r>
    </w:p>
    <w:p w14:paraId="35806CC2" w14:textId="77777777" w:rsidR="00486D86" w:rsidRDefault="00000000">
      <w:pPr>
        <w:spacing w:after="70" w:line="268" w:lineRule="auto"/>
        <w:ind w:left="360" w:hanging="360"/>
      </w:pPr>
      <w:r>
        <w:rPr>
          <w:b/>
          <w:bCs/>
          <w:color w:val="1F3864"/>
          <w:sz w:val="16"/>
          <w:szCs w:val="16"/>
        </w:rPr>
        <w:t xml:space="preserve">EN  </w:t>
      </w:r>
      <w:r>
        <w:rPr>
          <w:shd w:val="clear" w:color="auto" w:fill="FFFF00"/>
        </w:rPr>
        <w:t>14.1 This Contract is made in Vietnamese – Chinese – English; in case of discrepancy, the English version prevails.</w:t>
      </w:r>
    </w:p>
    <w:p w14:paraId="0388B144" w14:textId="77777777" w:rsidR="00486D86" w:rsidRDefault="00486D86">
      <w:pPr>
        <w:spacing w:after="60"/>
      </w:pPr>
    </w:p>
    <w:p w14:paraId="53DC1CB1" w14:textId="77777777" w:rsidR="00486D86" w:rsidRDefault="00000000">
      <w:pPr>
        <w:spacing w:after="70" w:line="268" w:lineRule="auto"/>
        <w:ind w:left="360" w:hanging="360"/>
      </w:pPr>
      <w:r>
        <w:rPr>
          <w:b/>
          <w:bCs/>
          <w:color w:val="548235"/>
          <w:sz w:val="16"/>
          <w:szCs w:val="16"/>
        </w:rPr>
        <w:t xml:space="preserve">VN  </w:t>
      </w:r>
      <w:r>
        <w:t>14.2 Hợp đồng lập thành [04] bản gốc có giá trị như nhau, mỗi bên giữ [02] bản. Các phụ lục là một phần không tách rời của hợp đồng.</w:t>
      </w:r>
    </w:p>
    <w:p w14:paraId="614D0381" w14:textId="77777777" w:rsidR="00486D86" w:rsidRDefault="00000000">
      <w:pPr>
        <w:spacing w:after="70" w:line="268" w:lineRule="auto"/>
        <w:ind w:left="360" w:hanging="360"/>
      </w:pPr>
      <w:r>
        <w:rPr>
          <w:b/>
          <w:bCs/>
          <w:color w:val="C00000"/>
          <w:sz w:val="16"/>
          <w:szCs w:val="16"/>
        </w:rPr>
        <w:t xml:space="preserve">ZH  </w:t>
      </w:r>
      <w:r>
        <w:t>14.2 本合同正本[肆]份，效力相同，各方各执[贰]份。附件为合同不可分割之部分。</w:t>
      </w:r>
    </w:p>
    <w:p w14:paraId="76A02169" w14:textId="77777777" w:rsidR="00486D86" w:rsidRDefault="00000000">
      <w:pPr>
        <w:spacing w:after="70" w:line="268" w:lineRule="auto"/>
        <w:ind w:left="360" w:hanging="360"/>
      </w:pPr>
      <w:r>
        <w:rPr>
          <w:b/>
          <w:bCs/>
          <w:color w:val="1F3864"/>
          <w:sz w:val="16"/>
          <w:szCs w:val="16"/>
        </w:rPr>
        <w:t xml:space="preserve">EN  </w:t>
      </w:r>
      <w:r>
        <w:t>14.2 This Contract is executed in [4] originals of equal effect, each Party holding [2]. The annexes form an integral part of the Contract.</w:t>
      </w:r>
    </w:p>
    <w:p w14:paraId="2894DA9F" w14:textId="77777777" w:rsidR="00486D86" w:rsidRDefault="00486D86">
      <w:pPr>
        <w:spacing w:after="60"/>
      </w:pPr>
    </w:p>
    <w:p w14:paraId="046ECB00" w14:textId="77777777" w:rsidR="00486D86" w:rsidRDefault="00000000">
      <w:pPr>
        <w:spacing w:after="70" w:line="268" w:lineRule="auto"/>
        <w:ind w:left="360" w:hanging="360"/>
      </w:pPr>
      <w:r>
        <w:rPr>
          <w:b/>
          <w:bCs/>
          <w:color w:val="548235"/>
          <w:sz w:val="16"/>
          <w:szCs w:val="16"/>
        </w:rPr>
        <w:t xml:space="preserve">VN  </w:t>
      </w:r>
      <w:r>
        <w:t>14.3 Những vấn đề chưa quy định sẽ được hai bên thương lượng thiện chí và lập phụ lục bổ sung.</w:t>
      </w:r>
    </w:p>
    <w:p w14:paraId="45983B3A" w14:textId="77777777" w:rsidR="00486D86" w:rsidRDefault="00000000">
      <w:pPr>
        <w:spacing w:after="70" w:line="268" w:lineRule="auto"/>
        <w:ind w:left="360" w:hanging="360"/>
      </w:pPr>
      <w:r>
        <w:rPr>
          <w:b/>
          <w:bCs/>
          <w:color w:val="C00000"/>
          <w:sz w:val="16"/>
          <w:szCs w:val="16"/>
        </w:rPr>
        <w:t xml:space="preserve">ZH  </w:t>
      </w:r>
      <w:r>
        <w:t>14.3 未尽事宜由双方友好协商并另行签订补充附件。</w:t>
      </w:r>
    </w:p>
    <w:p w14:paraId="60164ECD" w14:textId="77777777" w:rsidR="00486D86" w:rsidRDefault="00000000">
      <w:pPr>
        <w:spacing w:after="70" w:line="268" w:lineRule="auto"/>
        <w:ind w:left="360" w:hanging="360"/>
      </w:pPr>
      <w:r>
        <w:rPr>
          <w:b/>
          <w:bCs/>
          <w:color w:val="1F3864"/>
          <w:sz w:val="16"/>
          <w:szCs w:val="16"/>
        </w:rPr>
        <w:t xml:space="preserve">EN  </w:t>
      </w:r>
      <w:r>
        <w:t>14.3 Matters not provided for shall be settled by the Parties in good faith and recorded in a supplementary annex.</w:t>
      </w:r>
    </w:p>
    <w:p w14:paraId="0EFC6A61" w14:textId="77777777" w:rsidR="00486D86" w:rsidRDefault="00486D86">
      <w:pPr>
        <w:spacing w:after="60"/>
      </w:pPr>
    </w:p>
    <w:p w14:paraId="08DCA527" w14:textId="77777777" w:rsidR="00486D86" w:rsidRDefault="00000000">
      <w:r>
        <w:br w:type="page"/>
      </w:r>
    </w:p>
    <w:p w14:paraId="462C520F" w14:textId="77777777" w:rsidR="00486D86" w:rsidRDefault="00000000">
      <w:pPr>
        <w:pBdr>
          <w:bottom w:val="single" w:sz="6" w:space="3" w:color="2E5496"/>
        </w:pBdr>
        <w:spacing w:before="260" w:after="130"/>
      </w:pPr>
      <w:r>
        <w:rPr>
          <w:b/>
          <w:bCs/>
          <w:color w:val="1F3864"/>
          <w:sz w:val="24"/>
          <w:szCs w:val="24"/>
        </w:rPr>
        <w:lastRenderedPageBreak/>
        <w:t xml:space="preserve">签署  </w:t>
      </w:r>
      <w:r>
        <w:rPr>
          <w:b/>
          <w:bCs/>
          <w:color w:val="2E5496"/>
          <w:sz w:val="22"/>
          <w:szCs w:val="22"/>
        </w:rPr>
        <w:t>/ SIGNATURES</w:t>
      </w:r>
      <w:r>
        <w:rPr>
          <w:b/>
          <w:bCs/>
          <w:color w:val="548235"/>
        </w:rPr>
        <w:t xml:space="preserve">  / CHỮ KÝ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86D86" w14:paraId="7C8E4017" w14:textId="77777777">
        <w:tc>
          <w:tcPr>
            <w:tcW w:w="4680" w:type="dxa"/>
            <w:tcBorders>
              <w:top w:val="single" w:sz="0" w:space="0" w:color="BBBBBB"/>
              <w:left w:val="single" w:sz="0" w:space="0" w:color="BBBBBB"/>
              <w:bottom w:val="single" w:sz="0" w:space="0" w:color="BBBBBB"/>
              <w:right w:val="single" w:sz="0" w:space="0" w:color="BBBBBB"/>
            </w:tcBorders>
            <w:tcMar>
              <w:top w:w="120" w:type="dxa"/>
              <w:left w:w="140" w:type="dxa"/>
              <w:bottom w:w="120" w:type="dxa"/>
              <w:right w:w="140" w:type="dxa"/>
            </w:tcMar>
          </w:tcPr>
          <w:p w14:paraId="56146C10" w14:textId="77777777" w:rsidR="00486D86" w:rsidRDefault="00000000">
            <w:pPr>
              <w:spacing w:after="80"/>
            </w:pPr>
            <w:r>
              <w:rPr>
                <w:b/>
                <w:bCs/>
                <w:color w:val="1F3864"/>
              </w:rPr>
              <w:t>甲方 / Bên A / Party A (Buyer)</w:t>
            </w:r>
          </w:p>
          <w:p w14:paraId="0FFAE160" w14:textId="77777777" w:rsidR="00486D86" w:rsidRDefault="00000000">
            <w:pPr>
              <w:spacing w:after="140"/>
            </w:pPr>
            <w:r>
              <w:rPr>
                <w:sz w:val="18"/>
                <w:szCs w:val="18"/>
                <w:shd w:val="clear" w:color="auto" w:fill="FFFF00"/>
              </w:rPr>
              <w:t>법인명/Tên: ____________________</w:t>
            </w:r>
          </w:p>
          <w:p w14:paraId="76EE9401" w14:textId="77777777" w:rsidR="00486D86" w:rsidRDefault="00000000">
            <w:pPr>
              <w:spacing w:after="140"/>
            </w:pPr>
            <w:r>
              <w:rPr>
                <w:sz w:val="18"/>
                <w:szCs w:val="18"/>
                <w:shd w:val="clear" w:color="auto" w:fill="FFFF00"/>
              </w:rPr>
              <w:t>MST(세금코드): ____________________</w:t>
            </w:r>
          </w:p>
          <w:p w14:paraId="6D8E7A29" w14:textId="77777777" w:rsidR="00486D86" w:rsidRDefault="00000000">
            <w:pPr>
              <w:spacing w:after="140"/>
            </w:pPr>
            <w:r>
              <w:rPr>
                <w:sz w:val="18"/>
                <w:szCs w:val="18"/>
              </w:rPr>
              <w:t>대표자/Đại diện: ________________</w:t>
            </w:r>
          </w:p>
          <w:p w14:paraId="10D6B2F4" w14:textId="77777777" w:rsidR="00486D86" w:rsidRDefault="00000000">
            <w:pPr>
              <w:spacing w:after="140"/>
            </w:pPr>
            <w:r>
              <w:rPr>
                <w:sz w:val="18"/>
                <w:szCs w:val="18"/>
              </w:rPr>
              <w:t>날인/Ký &amp; đóng dấu: __________</w:t>
            </w:r>
          </w:p>
          <w:p w14:paraId="5FBD14C4" w14:textId="77777777" w:rsidR="00486D86" w:rsidRDefault="00000000">
            <w:r>
              <w:rPr>
                <w:sz w:val="18"/>
                <w:szCs w:val="18"/>
              </w:rPr>
              <w:t>일자/Date: ______________</w:t>
            </w:r>
          </w:p>
        </w:tc>
        <w:tc>
          <w:tcPr>
            <w:tcW w:w="4680" w:type="dxa"/>
            <w:tcBorders>
              <w:top w:val="single" w:sz="0" w:space="0" w:color="BBBBBB"/>
              <w:left w:val="single" w:sz="0" w:space="0" w:color="BBBBBB"/>
              <w:bottom w:val="single" w:sz="0" w:space="0" w:color="BBBBBB"/>
              <w:right w:val="single" w:sz="0" w:space="0" w:color="BBBBBB"/>
            </w:tcBorders>
            <w:tcMar>
              <w:top w:w="120" w:type="dxa"/>
              <w:left w:w="140" w:type="dxa"/>
              <w:bottom w:w="120" w:type="dxa"/>
              <w:right w:w="140" w:type="dxa"/>
            </w:tcMar>
          </w:tcPr>
          <w:p w14:paraId="7B6A326C" w14:textId="77777777" w:rsidR="00486D86" w:rsidRDefault="00000000">
            <w:pPr>
              <w:spacing w:after="80"/>
            </w:pPr>
            <w:r>
              <w:rPr>
                <w:b/>
                <w:bCs/>
                <w:color w:val="1F3864"/>
              </w:rPr>
              <w:t>乙方 / Bên B / Party B (Seller)</w:t>
            </w:r>
          </w:p>
          <w:p w14:paraId="568D4E68" w14:textId="77777777" w:rsidR="00486D86" w:rsidRDefault="00000000">
            <w:pPr>
              <w:spacing w:after="140"/>
            </w:pPr>
            <w:r>
              <w:rPr>
                <w:sz w:val="18"/>
                <w:szCs w:val="18"/>
              </w:rPr>
              <w:t>深圳模德宝科技有限公司</w:t>
            </w:r>
          </w:p>
          <w:p w14:paraId="2A6FC18E" w14:textId="77777777" w:rsidR="00486D86" w:rsidRDefault="00000000">
            <w:pPr>
              <w:spacing w:after="140"/>
            </w:pPr>
            <w:r>
              <w:rPr>
                <w:sz w:val="18"/>
                <w:szCs w:val="18"/>
              </w:rPr>
              <w:t>Shenzhen Modebao Technology Co., Ltd.</w:t>
            </w:r>
          </w:p>
          <w:p w14:paraId="14A242BA" w14:textId="77777777" w:rsidR="00486D86" w:rsidRDefault="00000000">
            <w:pPr>
              <w:spacing w:after="140"/>
            </w:pPr>
            <w:r>
              <w:rPr>
                <w:sz w:val="18"/>
                <w:szCs w:val="18"/>
              </w:rPr>
              <w:t>대표자/Đại diện: 赵黎坤</w:t>
            </w:r>
          </w:p>
          <w:p w14:paraId="3FBFFFA6" w14:textId="77777777" w:rsidR="00486D86" w:rsidRDefault="00000000">
            <w:pPr>
              <w:spacing w:after="140"/>
            </w:pPr>
            <w:r>
              <w:rPr>
                <w:sz w:val="18"/>
                <w:szCs w:val="18"/>
              </w:rPr>
              <w:t>날인/Ký &amp; đóng dấu: __________</w:t>
            </w:r>
          </w:p>
          <w:p w14:paraId="76B58B79" w14:textId="77777777" w:rsidR="00486D86" w:rsidRDefault="00000000">
            <w:r>
              <w:rPr>
                <w:sz w:val="18"/>
                <w:szCs w:val="18"/>
              </w:rPr>
              <w:t>일자/Date: ______________</w:t>
            </w:r>
          </w:p>
        </w:tc>
      </w:tr>
    </w:tbl>
    <w:p w14:paraId="4318FBDE" w14:textId="77777777" w:rsidR="00486D86" w:rsidRDefault="00486D86"/>
    <w:sectPr w:rsidR="00486D86">
      <w:headerReference w:type="default" r:id="rId6"/>
      <w:footerReference w:type="default" r:id="rId7"/>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CAFF4" w14:textId="77777777" w:rsidR="007D7FE0" w:rsidRDefault="007D7FE0">
      <w:r>
        <w:separator/>
      </w:r>
    </w:p>
  </w:endnote>
  <w:endnote w:type="continuationSeparator" w:id="0">
    <w:p w14:paraId="242CD44B" w14:textId="77777777" w:rsidR="007D7FE0" w:rsidRDefault="007D7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맑은 고딕">
    <w:panose1 w:val="020B0503020000020004"/>
    <w:charset w:val="81"/>
    <w:family w:val="modern"/>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29658" w14:textId="60C6FAA6" w:rsidR="00486D86" w:rsidRDefault="00000000">
    <w:pPr>
      <w:jc w:val="center"/>
    </w:pPr>
    <w:r>
      <w:rPr>
        <w:color w:val="808080"/>
        <w:sz w:val="16"/>
        <w:szCs w:val="16"/>
      </w:rPr>
      <w:t xml:space="preserve">– </w:t>
    </w:r>
    <w:r>
      <w:rPr>
        <w:color w:val="808080"/>
        <w:sz w:val="16"/>
        <w:szCs w:val="16"/>
      </w:rPr>
      <w:fldChar w:fldCharType="begin"/>
    </w:r>
    <w:r>
      <w:rPr>
        <w:color w:val="808080"/>
        <w:sz w:val="16"/>
        <w:szCs w:val="16"/>
      </w:rPr>
      <w:instrText>PAGE</w:instrText>
    </w:r>
    <w:r>
      <w:rPr>
        <w:color w:val="808080"/>
        <w:sz w:val="16"/>
        <w:szCs w:val="16"/>
      </w:rPr>
      <w:fldChar w:fldCharType="separate"/>
    </w:r>
    <w:r w:rsidR="00A3256C">
      <w:rPr>
        <w:noProof/>
        <w:color w:val="808080"/>
        <w:sz w:val="16"/>
        <w:szCs w:val="16"/>
      </w:rPr>
      <w:t>1</w:t>
    </w:r>
    <w:r>
      <w:rPr>
        <w:color w:val="808080"/>
        <w:sz w:val="16"/>
        <w:szCs w:val="16"/>
      </w:rPr>
      <w:fldChar w:fldCharType="end"/>
    </w:r>
    <w:r>
      <w:rPr>
        <w:color w:val="80808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8BAA2" w14:textId="77777777" w:rsidR="007D7FE0" w:rsidRDefault="007D7FE0">
      <w:r>
        <w:separator/>
      </w:r>
    </w:p>
  </w:footnote>
  <w:footnote w:type="continuationSeparator" w:id="0">
    <w:p w14:paraId="5F0235B4" w14:textId="77777777" w:rsidR="007D7FE0" w:rsidRDefault="007D7F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54CA4" w14:textId="77777777" w:rsidR="00486D86" w:rsidRDefault="00000000">
    <w:pPr>
      <w:pBdr>
        <w:bottom w:val="single" w:sz="6" w:space="4" w:color="2E5496"/>
      </w:pBdr>
      <w:jc w:val="right"/>
    </w:pPr>
    <w:r>
      <w:rPr>
        <w:color w:val="808080"/>
        <w:sz w:val="14"/>
        <w:szCs w:val="14"/>
      </w:rPr>
      <w:t>销售与服务合同 修订版 / Sales &amp; Service Contract (Revised) / VN·ZH·EN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D86"/>
    <w:rsid w:val="00486D86"/>
    <w:rsid w:val="006D0831"/>
    <w:rsid w:val="007D7FE0"/>
    <w:rsid w:val="00A3256C"/>
    <w:rsid w:val="15AB5DB6"/>
    <w:rsid w:val="25B83F05"/>
    <w:rsid w:val="2CD9423C"/>
    <w:rsid w:val="595A1AF7"/>
    <w:rsid w:val="66B37CED"/>
    <w:rsid w:val="6A7C68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7BE547C6-2A62-4761-9704-CD91D17CE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맑은 고딕" w:eastAsia="맑은 고딕" w:hAnsi="맑은 고딕" w:cs="맑은 고딕"/>
    </w:rPr>
  </w:style>
  <w:style w:type="paragraph" w:styleId="1">
    <w:name w:val="heading 1"/>
    <w:next w:val="a"/>
    <w:qFormat/>
    <w:pPr>
      <w:outlineLvl w:val="0"/>
    </w:pPr>
    <w:rPr>
      <w:rFonts w:ascii="맑은 고딕" w:eastAsia="맑은 고딕" w:hAnsi="맑은 고딕" w:cs="맑은 고딕"/>
      <w:color w:val="2E74B5"/>
      <w:sz w:val="32"/>
      <w:szCs w:val="32"/>
    </w:rPr>
  </w:style>
  <w:style w:type="paragraph" w:styleId="2">
    <w:name w:val="heading 2"/>
    <w:next w:val="a"/>
    <w:qFormat/>
    <w:pPr>
      <w:outlineLvl w:val="1"/>
    </w:pPr>
    <w:rPr>
      <w:rFonts w:ascii="맑은 고딕" w:eastAsia="맑은 고딕" w:hAnsi="맑은 고딕" w:cs="맑은 고딕"/>
      <w:color w:val="2E74B5"/>
      <w:sz w:val="26"/>
      <w:szCs w:val="26"/>
    </w:rPr>
  </w:style>
  <w:style w:type="paragraph" w:styleId="3">
    <w:name w:val="heading 3"/>
    <w:next w:val="a"/>
    <w:qFormat/>
    <w:pPr>
      <w:outlineLvl w:val="2"/>
    </w:pPr>
    <w:rPr>
      <w:rFonts w:ascii="맑은 고딕" w:eastAsia="맑은 고딕" w:hAnsi="맑은 고딕" w:cs="맑은 고딕"/>
      <w:color w:val="1F4D78"/>
      <w:sz w:val="24"/>
      <w:szCs w:val="24"/>
    </w:rPr>
  </w:style>
  <w:style w:type="paragraph" w:styleId="4">
    <w:name w:val="heading 4"/>
    <w:next w:val="a"/>
    <w:qFormat/>
    <w:pPr>
      <w:outlineLvl w:val="3"/>
    </w:pPr>
    <w:rPr>
      <w:rFonts w:ascii="맑은 고딕" w:eastAsia="맑은 고딕" w:hAnsi="맑은 고딕" w:cs="맑은 고딕"/>
      <w:i/>
      <w:iCs/>
      <w:color w:val="2E74B5"/>
    </w:rPr>
  </w:style>
  <w:style w:type="paragraph" w:styleId="5">
    <w:name w:val="heading 5"/>
    <w:next w:val="a"/>
    <w:qFormat/>
    <w:pPr>
      <w:outlineLvl w:val="4"/>
    </w:pPr>
    <w:rPr>
      <w:rFonts w:ascii="맑은 고딕" w:eastAsia="맑은 고딕" w:hAnsi="맑은 고딕" w:cs="맑은 고딕"/>
      <w:color w:val="2E74B5"/>
    </w:rPr>
  </w:style>
  <w:style w:type="paragraph" w:styleId="6">
    <w:name w:val="heading 6"/>
    <w:next w:val="a"/>
    <w:qFormat/>
    <w:pPr>
      <w:outlineLvl w:val="5"/>
    </w:pPr>
    <w:rPr>
      <w:rFonts w:ascii="맑은 고딕" w:eastAsia="맑은 고딕" w:hAnsi="맑은 고딕" w:cs="맑은 고딕"/>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Char"/>
    <w:uiPriority w:val="99"/>
    <w:semiHidden/>
    <w:unhideWhenUsed/>
    <w:qFormat/>
    <w:rPr>
      <w:rFonts w:ascii="맑은 고딕" w:eastAsia="맑은 고딕" w:hAnsi="맑은 고딕" w:cs="맑은 고딕"/>
    </w:rPr>
  </w:style>
  <w:style w:type="paragraph" w:styleId="a4">
    <w:name w:val="footnote text"/>
    <w:link w:val="Char0"/>
    <w:uiPriority w:val="99"/>
    <w:semiHidden/>
    <w:unhideWhenUsed/>
    <w:rPr>
      <w:rFonts w:ascii="맑은 고딕" w:eastAsia="맑은 고딕" w:hAnsi="맑은 고딕" w:cs="맑은 고딕"/>
    </w:rPr>
  </w:style>
  <w:style w:type="paragraph" w:styleId="a5">
    <w:name w:val="Title"/>
    <w:qFormat/>
    <w:rPr>
      <w:rFonts w:ascii="맑은 고딕" w:eastAsia="맑은 고딕" w:hAnsi="맑은 고딕" w:cs="맑은 고딕"/>
      <w:sz w:val="56"/>
      <w:szCs w:val="56"/>
    </w:rPr>
  </w:style>
  <w:style w:type="character" w:styleId="a6">
    <w:name w:val="endnote reference"/>
    <w:uiPriority w:val="99"/>
    <w:semiHidden/>
    <w:unhideWhenUsed/>
    <w:qFormat/>
    <w:rPr>
      <w:vertAlign w:val="superscript"/>
    </w:rPr>
  </w:style>
  <w:style w:type="character" w:styleId="a7">
    <w:name w:val="Hyperlink"/>
    <w:uiPriority w:val="99"/>
    <w:unhideWhenUsed/>
    <w:qFormat/>
    <w:rPr>
      <w:color w:val="0563C1"/>
      <w:u w:val="single"/>
    </w:rPr>
  </w:style>
  <w:style w:type="character" w:styleId="a8">
    <w:name w:val="footnote reference"/>
    <w:uiPriority w:val="99"/>
    <w:semiHidden/>
    <w:unhideWhenUsed/>
    <w:qFormat/>
    <w:rPr>
      <w:vertAlign w:val="superscript"/>
    </w:rPr>
  </w:style>
  <w:style w:type="paragraph" w:styleId="a9">
    <w:name w:val="List Paragraph"/>
    <w:qFormat/>
    <w:rPr>
      <w:rFonts w:ascii="맑은 고딕" w:eastAsia="맑은 고딕" w:hAnsi="맑은 고딕" w:cs="맑은 고딕"/>
    </w:rPr>
  </w:style>
  <w:style w:type="character" w:customStyle="1" w:styleId="Char0">
    <w:name w:val="각주 텍스트 Char"/>
    <w:link w:val="a4"/>
    <w:uiPriority w:val="99"/>
    <w:semiHidden/>
    <w:unhideWhenUsed/>
    <w:qFormat/>
    <w:rPr>
      <w:sz w:val="20"/>
      <w:szCs w:val="20"/>
    </w:rPr>
  </w:style>
  <w:style w:type="character" w:customStyle="1" w:styleId="Char">
    <w:name w:val="미주 텍스트 Char"/>
    <w:link w:val="a3"/>
    <w:uiPriority w:val="99"/>
    <w:semiHidden/>
    <w:unhideWhenUsed/>
    <w:qFormat/>
    <w:rPr>
      <w:sz w:val="20"/>
      <w:szCs w:val="20"/>
    </w:rPr>
  </w:style>
  <w:style w:type="paragraph" w:styleId="aa">
    <w:name w:val="Revision"/>
    <w:hidden/>
    <w:uiPriority w:val="99"/>
    <w:unhideWhenUsed/>
    <w:rsid w:val="00A3256C"/>
    <w:rPr>
      <w:rFonts w:ascii="맑은 고딕" w:eastAsia="맑은 고딕" w:hAnsi="맑은 고딕" w:cs="맑은 고딕"/>
    </w:rPr>
  </w:style>
  <w:style w:type="paragraph" w:styleId="ab">
    <w:name w:val="header"/>
    <w:basedOn w:val="a"/>
    <w:link w:val="Char1"/>
    <w:rsid w:val="00A3256C"/>
    <w:pPr>
      <w:tabs>
        <w:tab w:val="center" w:pos="4513"/>
        <w:tab w:val="right" w:pos="9026"/>
      </w:tabs>
      <w:snapToGrid w:val="0"/>
    </w:pPr>
  </w:style>
  <w:style w:type="character" w:customStyle="1" w:styleId="Char1">
    <w:name w:val="머리글 Char"/>
    <w:basedOn w:val="a0"/>
    <w:link w:val="ab"/>
    <w:rsid w:val="00A3256C"/>
    <w:rPr>
      <w:rFonts w:ascii="맑은 고딕" w:eastAsia="맑은 고딕" w:hAnsi="맑은 고딕" w:cs="맑은 고딕"/>
    </w:rPr>
  </w:style>
  <w:style w:type="paragraph" w:styleId="ac">
    <w:name w:val="footer"/>
    <w:basedOn w:val="a"/>
    <w:link w:val="Char2"/>
    <w:rsid w:val="00A3256C"/>
    <w:pPr>
      <w:tabs>
        <w:tab w:val="center" w:pos="4513"/>
        <w:tab w:val="right" w:pos="9026"/>
      </w:tabs>
      <w:snapToGrid w:val="0"/>
    </w:pPr>
  </w:style>
  <w:style w:type="character" w:customStyle="1" w:styleId="Char2">
    <w:name w:val="바닥글 Char"/>
    <w:basedOn w:val="a0"/>
    <w:link w:val="ac"/>
    <w:rsid w:val="00A3256C"/>
    <w:rPr>
      <w:rFonts w:ascii="맑은 고딕" w:eastAsia="맑은 고딕" w:hAnsi="맑은 고딕" w:cs="맑은 고딕"/>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4109</Words>
  <Characters>15905</Characters>
  <Application>Microsoft Office Word</Application>
  <DocSecurity>0</DocSecurity>
  <Lines>1325</Lines>
  <Paragraphs>800</Paragraphs>
  <ScaleCrop>false</ScaleCrop>
  <Company/>
  <LinksUpToDate>false</LinksUpToDate>
  <CharactersWithSpaces>19214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임재홍</cp:lastModifiedBy>
  <cp:revision>2</cp:revision>
  <dcterms:created xsi:type="dcterms:W3CDTF">2026-05-27T02:19:00Z</dcterms:created>
  <dcterms:modified xsi:type="dcterms:W3CDTF">2026-05-27T02:19:00Z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eyJoZGlkIjoiODU0NTZhYmVjNDU1YzE5ODNkNTFlOGI1MTNjM2JhNmUiLCJ1c2VySWQiOiIyMDEzOTgyMTIifQ==</vt:lpwstr>
  </property>
  <property fmtid="{D5CDD505-2E9C-101B-9397-08002B2CF9AE}" pid="3" name="KSOProductBuildVer">
    <vt:lpwstr>2052-12.1.0.19770</vt:lpwstr>
  </property>
  <property fmtid="{D5CDD505-2E9C-101B-9397-08002B2CF9AE}" pid="4" name="ICV">
    <vt:lpwstr>A1EF872EAD0041FB962271A07EF2B3AF_12</vt:lpwstr>
  </property>
</Properties>
</file>